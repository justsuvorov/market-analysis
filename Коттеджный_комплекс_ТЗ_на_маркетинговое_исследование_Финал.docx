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6F71A" w14:textId="77777777" w:rsidR="000018DD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8ex4oc9214ph" w:colFirst="0" w:colLast="0"/>
      <w:bookmarkEnd w:id="0"/>
      <w:r>
        <w:rPr>
          <w:b/>
          <w:bCs/>
        </w:rPr>
        <w:t>ТЕХНИЧЕСКОЕ ЗАДАНИЕ</w:t>
      </w:r>
    </w:p>
    <w:p w14:paraId="20D25127" w14:textId="77777777" w:rsidR="000018DD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u9mliwswbmlf" w:colFirst="0" w:colLast="0"/>
      <w:bookmarkEnd w:id="1"/>
      <w:r>
        <w:rPr>
          <w:b/>
          <w:bCs/>
        </w:rPr>
        <w:t>На проведение маркетингового исследования и разработку маркетинговой стратегии</w:t>
      </w:r>
    </w:p>
    <w:p w14:paraId="3F7FFB31" w14:textId="77777777" w:rsidR="000018DD" w:rsidRDefault="00000000">
      <w:pPr>
        <w:spacing w:before="240" w:after="240"/>
      </w:pPr>
      <w:r>
        <w:rPr>
          <w:b/>
          <w:bCs/>
          <w:sz w:val="24"/>
          <w:szCs w:val="24"/>
        </w:rPr>
        <w:t>Проект:</w:t>
      </w:r>
      <w:r>
        <w:rPr>
          <w:sz w:val="24"/>
          <w:szCs w:val="24"/>
        </w:rPr>
        <w:t xml:space="preserve"> Коттеджный комплекс с гостиничным управлением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Регион реализации:</w:t>
      </w:r>
      <w:r>
        <w:rPr>
          <w:sz w:val="24"/>
          <w:szCs w:val="24"/>
        </w:rPr>
        <w:t xml:space="preserve"> Ленинградская область</w:t>
      </w:r>
    </w:p>
    <w:p w14:paraId="2BD45F38" w14:textId="77777777" w:rsidR="000018DD" w:rsidRPr="001D03D0" w:rsidRDefault="00000000">
      <w:pPr>
        <w:pStyle w:val="2"/>
        <w:keepNext w:val="0"/>
        <w:keepLines w:val="0"/>
        <w:spacing w:after="80"/>
        <w:rPr>
          <w:b/>
          <w:bCs/>
        </w:rPr>
      </w:pPr>
      <w:bookmarkStart w:id="2" w:name="_njac83lf97aq" w:colFirst="0" w:colLast="0"/>
      <w:bookmarkEnd w:id="2"/>
      <w:r>
        <w:rPr>
          <w:b/>
          <w:bCs/>
        </w:rPr>
        <w:t>1. Общие положения</w:t>
      </w:r>
    </w:p>
    <w:p w14:paraId="0D55A7B6" w14:textId="77777777" w:rsidR="000018DD" w:rsidRPr="001D03D0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Настоящее техническое задание определяет состав, объем и структуру работ по проведению маркетингового исследования и разработке маркетинговой стратегии для запуска коттеджного комплекса с гостиничным управлением в Ленинградской области.</w:t>
      </w:r>
    </w:p>
    <w:p w14:paraId="2A0FA5B8" w14:textId="77777777" w:rsidR="000018DD" w:rsidRPr="001D03D0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Исследование проводится на предпроектной стадии с целью снижения инвестиционных рисков, выбора экономически обоснованной концепции и формирования устойчивой маркетинговой модели проекта.</w:t>
      </w:r>
    </w:p>
    <w:p w14:paraId="35554AF4" w14:textId="77777777" w:rsidR="000018DD" w:rsidRDefault="00000000">
      <w:pPr>
        <w:spacing w:before="240" w:after="240"/>
        <w:jc w:val="both"/>
      </w:pPr>
      <w:r>
        <w:rPr>
          <w:sz w:val="24"/>
          <w:szCs w:val="24"/>
        </w:rPr>
        <w:t>Результатом работы должен стать комплексный документ, позволяющий принять управленческие решения по следующим вопросам: выбор локации, формата объекта, целевой аудитории, ценового сегмента, структуры доходов, модели привлечения инвесторов и стратегии продвижения.</w:t>
      </w:r>
    </w:p>
    <w:p w14:paraId="24293494" w14:textId="77777777" w:rsidR="000018DD" w:rsidRPr="001D03D0" w:rsidRDefault="00000000">
      <w:pPr>
        <w:pStyle w:val="2"/>
        <w:keepNext w:val="0"/>
        <w:keepLines w:val="0"/>
        <w:spacing w:after="80"/>
        <w:rPr>
          <w:b/>
          <w:bCs/>
        </w:rPr>
      </w:pPr>
      <w:bookmarkStart w:id="3" w:name="_fgbe0y5ogy77" w:colFirst="0" w:colLast="0"/>
      <w:bookmarkEnd w:id="3"/>
      <w:r>
        <w:rPr>
          <w:b/>
          <w:bCs/>
        </w:rPr>
        <w:t>2. Исходные данные проекта</w:t>
      </w:r>
    </w:p>
    <w:p w14:paraId="5BD2E59C" w14:textId="364E7176" w:rsidR="000018DD" w:rsidRPr="001D03D0" w:rsidRDefault="00000000" w:rsidP="001D03D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Рабочее название проекта</w:t>
      </w:r>
      <w:r>
        <w:rPr>
          <w:sz w:val="24"/>
          <w:szCs w:val="24"/>
          <w:lang w:val="ru-RU"/>
        </w:rPr>
        <w:t>:</w:t>
      </w:r>
      <w:r>
        <w:rPr>
          <w:sz w:val="24"/>
          <w:szCs w:val="24"/>
        </w:rPr>
        <w:t xml:space="preserve"> Коттеджный комплекс с гостиничным управлением.</w:t>
      </w:r>
    </w:p>
    <w:p w14:paraId="744277DE" w14:textId="77777777" w:rsidR="009D27FB" w:rsidRDefault="009D27FB" w:rsidP="009D27FB">
      <w:pPr>
        <w:spacing w:before="120" w:after="240"/>
        <w:jc w:val="both"/>
        <w:rPr>
          <w:sz w:val="24"/>
          <w:szCs w:val="24"/>
          <w:lang w:val="ru-RU"/>
        </w:rPr>
      </w:pPr>
      <w:r w:rsidRPr="001D03D0">
        <w:rPr>
          <w:sz w:val="24"/>
          <w:szCs w:val="24"/>
        </w:rPr>
        <w:t>Предполагаемы</w:t>
      </w:r>
      <w:r>
        <w:rPr>
          <w:sz w:val="24"/>
          <w:szCs w:val="24"/>
          <w:lang w:val="ru-RU"/>
        </w:rPr>
        <w:t>е</w:t>
      </w:r>
      <w:r w:rsidRPr="001D03D0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 xml:space="preserve">Сценарии по </w:t>
      </w:r>
      <w:r w:rsidRPr="001D03D0">
        <w:rPr>
          <w:sz w:val="24"/>
          <w:szCs w:val="24"/>
        </w:rPr>
        <w:t>формат</w:t>
      </w:r>
      <w:r>
        <w:rPr>
          <w:sz w:val="24"/>
          <w:szCs w:val="24"/>
          <w:lang w:val="ru-RU"/>
        </w:rPr>
        <w:t>у:</w:t>
      </w:r>
    </w:p>
    <w:p w14:paraId="34FD8492" w14:textId="77777777" w:rsidR="009D27FB" w:rsidRPr="00EE4148" w:rsidRDefault="009D27FB" w:rsidP="009D27FB">
      <w:pPr>
        <w:pStyle w:val="aa"/>
        <w:numPr>
          <w:ilvl w:val="0"/>
          <w:numId w:val="7"/>
        </w:numPr>
        <w:spacing w:before="120" w:after="240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Коттеджный посёлок:</w:t>
      </w:r>
    </w:p>
    <w:p w14:paraId="7CD3B7DE" w14:textId="77777777" w:rsidR="009D27FB" w:rsidRPr="00EE4148" w:rsidRDefault="009D27FB" w:rsidP="009D27FB">
      <w:pPr>
        <w:pStyle w:val="aa"/>
        <w:numPr>
          <w:ilvl w:val="0"/>
          <w:numId w:val="8"/>
        </w:numPr>
        <w:spacing w:before="120" w:after="240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индивидуальное жилищное строительство (ИЖС);</w:t>
      </w:r>
    </w:p>
    <w:p w14:paraId="6141AFE4" w14:textId="77777777" w:rsidR="009D27FB" w:rsidRPr="00EE4148" w:rsidRDefault="009D27FB" w:rsidP="009D27FB">
      <w:pPr>
        <w:pStyle w:val="aa"/>
        <w:numPr>
          <w:ilvl w:val="0"/>
          <w:numId w:val="8"/>
        </w:numPr>
        <w:spacing w:before="120" w:after="240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продажа земли с коммуникациями под ИЖС.</w:t>
      </w:r>
    </w:p>
    <w:p w14:paraId="30059B91" w14:textId="77777777" w:rsidR="009D27FB" w:rsidRPr="00EE4148" w:rsidRDefault="009D27FB" w:rsidP="009D27FB">
      <w:pPr>
        <w:pStyle w:val="aa"/>
        <w:numPr>
          <w:ilvl w:val="0"/>
          <w:numId w:val="7"/>
        </w:numPr>
        <w:spacing w:before="120" w:after="240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Загородный клуб:</w:t>
      </w:r>
    </w:p>
    <w:p w14:paraId="622DC611" w14:textId="77777777" w:rsidR="009D27FB" w:rsidRPr="00EE4148" w:rsidRDefault="009D27FB" w:rsidP="009D27FB">
      <w:pPr>
        <w:pStyle w:val="aa"/>
        <w:numPr>
          <w:ilvl w:val="0"/>
          <w:numId w:val="9"/>
        </w:numPr>
        <w:spacing w:before="120" w:after="240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таунхаусы на 4 семьи;</w:t>
      </w:r>
    </w:p>
    <w:p w14:paraId="11146374" w14:textId="77777777" w:rsidR="009D27FB" w:rsidRPr="00EE4148" w:rsidRDefault="009D27FB" w:rsidP="009D27FB">
      <w:pPr>
        <w:pStyle w:val="aa"/>
        <w:numPr>
          <w:ilvl w:val="0"/>
          <w:numId w:val="9"/>
        </w:numPr>
        <w:spacing w:before="120" w:after="240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теннисные корты;</w:t>
      </w:r>
    </w:p>
    <w:p w14:paraId="5638147C" w14:textId="77777777" w:rsidR="009D27FB" w:rsidRPr="00EE4148" w:rsidRDefault="009D27FB" w:rsidP="009D27FB">
      <w:pPr>
        <w:pStyle w:val="aa"/>
        <w:numPr>
          <w:ilvl w:val="0"/>
          <w:numId w:val="9"/>
        </w:numPr>
        <w:spacing w:before="120" w:after="240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детская площадка;</w:t>
      </w:r>
    </w:p>
    <w:p w14:paraId="4076AD7E" w14:textId="77777777" w:rsidR="009D27FB" w:rsidRPr="001D03D0" w:rsidRDefault="009D27FB" w:rsidP="009D27FB">
      <w:pPr>
        <w:pStyle w:val="aa"/>
        <w:numPr>
          <w:ilvl w:val="0"/>
          <w:numId w:val="9"/>
        </w:numPr>
        <w:spacing w:before="120" w:after="240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банный комплекс.</w:t>
      </w:r>
    </w:p>
    <w:p w14:paraId="23EA8973" w14:textId="77777777" w:rsidR="009D27FB" w:rsidRPr="00EE4148" w:rsidRDefault="009D27FB" w:rsidP="009D27FB">
      <w:pPr>
        <w:pStyle w:val="aa"/>
        <w:numPr>
          <w:ilvl w:val="0"/>
          <w:numId w:val="7"/>
        </w:numPr>
        <w:spacing w:before="120" w:after="240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Э</w:t>
      </w:r>
      <w:r w:rsidRPr="001D03D0">
        <w:rPr>
          <w:sz w:val="24"/>
          <w:szCs w:val="24"/>
        </w:rPr>
        <w:t>ко-отель / база отдыха загородного типа</w:t>
      </w:r>
      <w:r>
        <w:rPr>
          <w:sz w:val="24"/>
          <w:szCs w:val="24"/>
          <w:lang w:val="ru-RU"/>
        </w:rPr>
        <w:t>:</w:t>
      </w:r>
    </w:p>
    <w:p w14:paraId="77A7CFF9" w14:textId="77777777" w:rsidR="009D27FB" w:rsidRPr="00EE4148" w:rsidRDefault="009D27FB" w:rsidP="009D27FB">
      <w:pPr>
        <w:pStyle w:val="aa"/>
        <w:numPr>
          <w:ilvl w:val="0"/>
          <w:numId w:val="10"/>
        </w:numPr>
        <w:spacing w:before="120" w:after="240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эко-ферма;</w:t>
      </w:r>
    </w:p>
    <w:p w14:paraId="7BE2836E" w14:textId="77777777" w:rsidR="009D27FB" w:rsidRPr="00EE4148" w:rsidRDefault="009D27FB" w:rsidP="009D27FB">
      <w:pPr>
        <w:pStyle w:val="aa"/>
        <w:numPr>
          <w:ilvl w:val="0"/>
          <w:numId w:val="10"/>
        </w:numPr>
        <w:spacing w:before="120" w:after="240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гостевой дом;</w:t>
      </w:r>
    </w:p>
    <w:p w14:paraId="3BD91C74" w14:textId="77777777" w:rsidR="009D27FB" w:rsidRPr="00EE4148" w:rsidRDefault="009D27FB" w:rsidP="009D27FB">
      <w:pPr>
        <w:pStyle w:val="aa"/>
        <w:numPr>
          <w:ilvl w:val="0"/>
          <w:numId w:val="10"/>
        </w:numPr>
        <w:spacing w:before="120" w:after="240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бар.</w:t>
      </w:r>
    </w:p>
    <w:p w14:paraId="132573F9" w14:textId="77777777" w:rsidR="009D27FB" w:rsidRPr="00EE4148" w:rsidRDefault="009D27FB" w:rsidP="009D27FB">
      <w:pPr>
        <w:pStyle w:val="aa"/>
        <w:numPr>
          <w:ilvl w:val="0"/>
          <w:numId w:val="7"/>
        </w:numPr>
        <w:spacing w:before="120" w:after="24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Смешанные сценарии </w:t>
      </w:r>
    </w:p>
    <w:p w14:paraId="505186CE" w14:textId="77777777" w:rsidR="009D27FB" w:rsidRDefault="009D27FB" w:rsidP="001D03D0">
      <w:pPr>
        <w:spacing w:before="120" w:after="240"/>
        <w:jc w:val="both"/>
        <w:rPr>
          <w:sz w:val="24"/>
          <w:szCs w:val="24"/>
          <w:lang w:val="en-US"/>
        </w:rPr>
      </w:pPr>
    </w:p>
    <w:p w14:paraId="7FF86EBF" w14:textId="7C30516C" w:rsidR="001D03D0" w:rsidRPr="00B313DE" w:rsidRDefault="009D27FB" w:rsidP="001D03D0">
      <w:pPr>
        <w:spacing w:before="120" w:after="240"/>
        <w:jc w:val="both"/>
        <w:rPr>
          <w:b/>
          <w:bCs/>
          <w:sz w:val="24"/>
          <w:szCs w:val="24"/>
          <w:lang w:val="ru-RU"/>
        </w:rPr>
      </w:pPr>
      <w:r w:rsidRPr="00B313DE">
        <w:rPr>
          <w:b/>
          <w:bCs/>
          <w:sz w:val="24"/>
          <w:szCs w:val="24"/>
          <w:lang w:val="ru-RU"/>
        </w:rPr>
        <w:lastRenderedPageBreak/>
        <w:t>Приоритетный формат</w:t>
      </w:r>
      <w:r w:rsidRPr="00B313DE">
        <w:rPr>
          <w:b/>
          <w:bCs/>
          <w:sz w:val="24"/>
          <w:szCs w:val="24"/>
        </w:rPr>
        <w:t xml:space="preserve"> </w:t>
      </w:r>
      <w:r w:rsidRPr="00B313DE">
        <w:rPr>
          <w:b/>
          <w:bCs/>
          <w:sz w:val="24"/>
          <w:szCs w:val="24"/>
          <w:lang w:val="ru-RU"/>
        </w:rPr>
        <w:t>Проекта</w:t>
      </w:r>
      <w:r w:rsidRPr="00B313DE">
        <w:rPr>
          <w:b/>
          <w:bCs/>
          <w:sz w:val="24"/>
          <w:szCs w:val="24"/>
        </w:rPr>
        <w:t>:</w:t>
      </w:r>
    </w:p>
    <w:p w14:paraId="0AEBD1DA" w14:textId="64B08AFA" w:rsidR="00EE4148" w:rsidRPr="00EE4148" w:rsidRDefault="009D27FB" w:rsidP="00B313DE">
      <w:pPr>
        <w:pStyle w:val="aa"/>
        <w:numPr>
          <w:ilvl w:val="0"/>
          <w:numId w:val="13"/>
        </w:numPr>
        <w:spacing w:before="120" w:after="240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Коттеджные </w:t>
      </w:r>
      <w:r w:rsidR="001D03D0">
        <w:rPr>
          <w:sz w:val="24"/>
          <w:szCs w:val="24"/>
          <w:lang w:val="ru-RU"/>
        </w:rPr>
        <w:t>дома для</w:t>
      </w:r>
      <w:r>
        <w:rPr>
          <w:sz w:val="24"/>
          <w:szCs w:val="24"/>
          <w:lang w:val="ru-RU"/>
        </w:rPr>
        <w:t xml:space="preserve"> сдачи в аренду или для</w:t>
      </w:r>
      <w:r w:rsidR="001D03D0">
        <w:rPr>
          <w:sz w:val="24"/>
          <w:szCs w:val="24"/>
          <w:lang w:val="ru-RU"/>
        </w:rPr>
        <w:t xml:space="preserve"> продажи в собственность с возможностью сдачи через управляющую компанию;</w:t>
      </w:r>
    </w:p>
    <w:p w14:paraId="7533C775" w14:textId="0950E87C" w:rsidR="00EE4148" w:rsidRPr="00EE4148" w:rsidRDefault="001D03D0" w:rsidP="00EE4148">
      <w:pPr>
        <w:pStyle w:val="aa"/>
        <w:numPr>
          <w:ilvl w:val="0"/>
          <w:numId w:val="8"/>
        </w:numPr>
        <w:spacing w:before="120" w:after="240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единая управляющая компания гостиничного типа (ресепшен, клининг, бронирование, техобслуживание);</w:t>
      </w:r>
    </w:p>
    <w:p w14:paraId="43AF260E" w14:textId="42DE28C2" w:rsidR="001D03D0" w:rsidRPr="00EE4148" w:rsidRDefault="00EE4148" w:rsidP="00EE4148">
      <w:pPr>
        <w:pStyle w:val="aa"/>
        <w:numPr>
          <w:ilvl w:val="0"/>
          <w:numId w:val="8"/>
        </w:numPr>
        <w:spacing w:before="120" w:after="240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общая инфраструктура: детская площадка, банный комплекс, зоны отдыха, парковка;</w:t>
      </w:r>
    </w:p>
    <w:p w14:paraId="4934F30B" w14:textId="63D084A4" w:rsidR="00EE4148" w:rsidRPr="00EE4148" w:rsidRDefault="009D27FB" w:rsidP="00B313DE">
      <w:pPr>
        <w:pStyle w:val="aa"/>
        <w:numPr>
          <w:ilvl w:val="0"/>
          <w:numId w:val="13"/>
        </w:numPr>
        <w:spacing w:before="120" w:after="240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Двойная </w:t>
      </w:r>
      <w:r w:rsidR="00EE4148">
        <w:rPr>
          <w:sz w:val="24"/>
          <w:szCs w:val="24"/>
          <w:lang w:val="ru-RU"/>
        </w:rPr>
        <w:t>монетизация: собственное проживание владельца + арендный доход через УК.</w:t>
      </w:r>
    </w:p>
    <w:p w14:paraId="0004E153" w14:textId="77777777" w:rsidR="000018DD" w:rsidRPr="001D03D0" w:rsidRDefault="00000000" w:rsidP="001D03D0">
      <w:pPr>
        <w:spacing w:before="120" w:after="240"/>
        <w:jc w:val="both"/>
        <w:rPr>
          <w:sz w:val="24"/>
          <w:szCs w:val="24"/>
        </w:rPr>
      </w:pPr>
      <w:r>
        <w:rPr>
          <w:sz w:val="24"/>
          <w:szCs w:val="24"/>
        </w:rPr>
        <w:t>Рассматриваемая территория размещения — Ленинградская область в радиусе 50–100 км от Санкт-Петербурга. В качестве приоритетной гипотезы рассматривается район Соснового Бора (в том числе в связи с близостью спота для серфинга и природной привлекательностью локации). Альтернативно анализируются Приморский и Курортный районы с учетом более высокой конкуренции и стоимости земельных участков, а также побережье Ладоги.</w:t>
      </w:r>
    </w:p>
    <w:p w14:paraId="2AEEB7B9" w14:textId="77777777" w:rsidR="000018DD" w:rsidRPr="001D03D0" w:rsidRDefault="00000000">
      <w:pPr>
        <w:pStyle w:val="2"/>
        <w:keepNext w:val="0"/>
        <w:keepLines w:val="0"/>
        <w:spacing w:after="80"/>
        <w:rPr>
          <w:b/>
          <w:bCs/>
        </w:rPr>
      </w:pPr>
      <w:bookmarkStart w:id="4" w:name="_56uzsewuwg4k" w:colFirst="0" w:colLast="0"/>
      <w:bookmarkEnd w:id="4"/>
      <w:r>
        <w:rPr>
          <w:b/>
          <w:bCs/>
        </w:rPr>
        <w:t>3. Цель и задачи</w:t>
      </w:r>
    </w:p>
    <w:p w14:paraId="230B0CD9" w14:textId="77777777" w:rsidR="000018DD" w:rsidRPr="001D03D0" w:rsidRDefault="00000000" w:rsidP="003061B4">
      <w:p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Оценить перспективность проекта через анализ рынка, конкурентной среды и локаций, сформировать базовую концепцию проекта для принятия решения о </w:t>
      </w:r>
      <w:r>
        <w:rPr>
          <w:b/>
          <w:bCs/>
          <w:sz w:val="24"/>
          <w:szCs w:val="24"/>
        </w:rPr>
        <w:t>целесообразности дальнейшей проработки.</w:t>
      </w:r>
    </w:p>
    <w:p w14:paraId="79F8B619" w14:textId="77777777" w:rsidR="000018DD" w:rsidRDefault="000018DD"/>
    <w:p w14:paraId="556ED20B" w14:textId="4AD58BBB" w:rsidR="000018DD" w:rsidRPr="001D03D0" w:rsidRDefault="003061B4" w:rsidP="003061B4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Оценить потенциал </w:t>
      </w:r>
      <w:r>
        <w:rPr>
          <w:sz w:val="24"/>
          <w:szCs w:val="24"/>
          <w:lang w:val="ru-RU"/>
        </w:rPr>
        <w:t>и востребованность коттеджных комплексов с гостиничным управлением (</w:t>
      </w:r>
      <w:r w:rsidR="009D27FB">
        <w:rPr>
          <w:sz w:val="24"/>
          <w:szCs w:val="24"/>
          <w:lang w:val="ru-RU"/>
        </w:rPr>
        <w:t xml:space="preserve">сдача в аренду либо </w:t>
      </w:r>
      <w:r>
        <w:rPr>
          <w:sz w:val="24"/>
          <w:szCs w:val="24"/>
          <w:lang w:val="ru-RU"/>
        </w:rPr>
        <w:t>покупка + аренда через УК, сервисная инфраструктура, инвестиционная привлекательность)</w:t>
      </w:r>
      <w:r>
        <w:rPr>
          <w:sz w:val="24"/>
          <w:szCs w:val="24"/>
        </w:rPr>
        <w:t xml:space="preserve"> в Ленинградской области</w:t>
      </w:r>
      <w:r>
        <w:rPr>
          <w:sz w:val="24"/>
          <w:szCs w:val="24"/>
          <w:lang w:val="ru-RU"/>
        </w:rPr>
        <w:t>.</w:t>
      </w:r>
    </w:p>
    <w:p w14:paraId="177CDEAB" w14:textId="77777777" w:rsidR="000018DD" w:rsidRPr="00BA6FFE" w:rsidRDefault="00000000" w:rsidP="003061B4">
      <w:pPr>
        <w:numPr>
          <w:ilvl w:val="0"/>
          <w:numId w:val="2"/>
        </w:numPr>
        <w:jc w:val="both"/>
        <w:rPr>
          <w:ins w:id="5" w:author="Boris Kamolin" w:date="2026-02-21T14:42:00Z" w16du:dateUtc="2026-02-21T11:42:00Z"/>
          <w:sz w:val="24"/>
          <w:szCs w:val="24"/>
          <w:rPrChange w:id="6" w:author="Boris Kamolin" w:date="2026-02-21T14:42:00Z" w16du:dateUtc="2026-02-21T11:42:00Z">
            <w:rPr>
              <w:ins w:id="7" w:author="Boris Kamolin" w:date="2026-02-21T14:42:00Z" w16du:dateUtc="2026-02-21T11:42:00Z"/>
              <w:sz w:val="24"/>
              <w:szCs w:val="24"/>
              <w:lang w:val="ru-RU"/>
            </w:rPr>
          </w:rPrChange>
        </w:rPr>
      </w:pPr>
      <w:r>
        <w:rPr>
          <w:sz w:val="24"/>
          <w:szCs w:val="24"/>
        </w:rPr>
        <w:t xml:space="preserve">Проанализировать </w:t>
      </w:r>
      <w:proofErr w:type="gramStart"/>
      <w:r>
        <w:rPr>
          <w:sz w:val="24"/>
          <w:szCs w:val="24"/>
        </w:rPr>
        <w:t>10-15</w:t>
      </w:r>
      <w:proofErr w:type="gramEnd"/>
      <w:r>
        <w:rPr>
          <w:sz w:val="24"/>
          <w:szCs w:val="24"/>
        </w:rPr>
        <w:t xml:space="preserve"> ключевых конкурентов в радиусе </w:t>
      </w:r>
      <w:proofErr w:type="gramStart"/>
      <w:r>
        <w:rPr>
          <w:sz w:val="24"/>
          <w:szCs w:val="24"/>
        </w:rPr>
        <w:t>50-100</w:t>
      </w:r>
      <w:proofErr w:type="gramEnd"/>
      <w:r>
        <w:rPr>
          <w:sz w:val="24"/>
          <w:szCs w:val="24"/>
        </w:rPr>
        <w:t xml:space="preserve"> км от Санкт-Петербурга</w:t>
      </w:r>
    </w:p>
    <w:p w14:paraId="167DEF2F" w14:textId="3F482E0C" w:rsidR="00BA6FFE" w:rsidRPr="001D03D0" w:rsidRDefault="00BA6FFE" w:rsidP="003061B4">
      <w:pPr>
        <w:numPr>
          <w:ilvl w:val="0"/>
          <w:numId w:val="2"/>
        </w:numPr>
        <w:jc w:val="both"/>
        <w:rPr>
          <w:sz w:val="24"/>
          <w:szCs w:val="24"/>
        </w:rPr>
      </w:pPr>
      <w:ins w:id="8" w:author="Boris Kamolin" w:date="2026-02-21T14:43:00Z" w16du:dateUtc="2026-02-21T11:43:00Z">
        <w:r>
          <w:rPr>
            <w:sz w:val="24"/>
            <w:szCs w:val="24"/>
            <w:lang w:val="ru-RU"/>
          </w:rPr>
          <w:t xml:space="preserve">Проанализировать неудачные кейсы (не менее 2-х) с разбором ошибок </w:t>
        </w:r>
      </w:ins>
    </w:p>
    <w:p w14:paraId="2C770477" w14:textId="77777777" w:rsidR="000018DD" w:rsidRPr="001D03D0" w:rsidRDefault="00000000" w:rsidP="003061B4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Провести сравнительный анализ </w:t>
      </w:r>
      <w:proofErr w:type="gramStart"/>
      <w:r>
        <w:rPr>
          <w:sz w:val="24"/>
          <w:szCs w:val="24"/>
        </w:rPr>
        <w:t>3-4</w:t>
      </w:r>
      <w:proofErr w:type="gramEnd"/>
      <w:r>
        <w:rPr>
          <w:sz w:val="24"/>
          <w:szCs w:val="24"/>
        </w:rPr>
        <w:t xml:space="preserve"> перспективных локаций</w:t>
      </w:r>
    </w:p>
    <w:p w14:paraId="6CF30180" w14:textId="77777777" w:rsidR="000018DD" w:rsidRPr="001D03D0" w:rsidRDefault="00000000" w:rsidP="003061B4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Проанализировать 3 ключевых сегмента целевой аудитории (инвесторы в строительство, покупатели домов, арендаторы) и сформировать детальные портреты с поведенческими характеристиками и критериями выбора</w:t>
      </w:r>
    </w:p>
    <w:p w14:paraId="418D7526" w14:textId="77777777" w:rsidR="000018DD" w:rsidRPr="00BF21F8" w:rsidRDefault="00000000" w:rsidP="003061B4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Получить экспертные рекомендации от практиков рынка загородной недвижимости (глубинные интервью с </w:t>
      </w:r>
      <w:r w:rsidRPr="00B313DE">
        <w:rPr>
          <w:sz w:val="24"/>
          <w:szCs w:val="24"/>
        </w:rPr>
        <w:t>4 экспертами</w:t>
      </w:r>
      <w:r>
        <w:rPr>
          <w:sz w:val="24"/>
          <w:szCs w:val="24"/>
        </w:rPr>
        <w:t>)</w:t>
      </w:r>
    </w:p>
    <w:p w14:paraId="22351CC8" w14:textId="6998AFD1" w:rsidR="00BF21F8" w:rsidRPr="00B313DE" w:rsidRDefault="00767814" w:rsidP="00BF21F8">
      <w:pPr>
        <w:pStyle w:val="aa"/>
        <w:numPr>
          <w:ilvl w:val="0"/>
          <w:numId w:val="12"/>
        </w:numPr>
        <w:jc w:val="both"/>
        <w:rPr>
          <w:sz w:val="24"/>
          <w:szCs w:val="24"/>
        </w:rPr>
      </w:pPr>
      <w:r w:rsidRPr="00B313DE">
        <w:rPr>
          <w:sz w:val="24"/>
          <w:szCs w:val="24"/>
          <w:lang w:val="ru-RU"/>
        </w:rPr>
        <w:t xml:space="preserve">Владелец </w:t>
      </w:r>
      <w:r w:rsidR="00512807">
        <w:rPr>
          <w:sz w:val="24"/>
          <w:szCs w:val="24"/>
          <w:lang w:val="ru-RU"/>
        </w:rPr>
        <w:t>парк-отеля «</w:t>
      </w:r>
      <w:proofErr w:type="spellStart"/>
      <w:r w:rsidR="00BF21F8" w:rsidRPr="00B313DE">
        <w:rPr>
          <w:sz w:val="24"/>
          <w:szCs w:val="24"/>
        </w:rPr>
        <w:t>Ямилахти</w:t>
      </w:r>
      <w:proofErr w:type="spellEnd"/>
      <w:r w:rsidR="00512807">
        <w:rPr>
          <w:sz w:val="24"/>
          <w:szCs w:val="24"/>
          <w:lang w:val="ru-RU"/>
        </w:rPr>
        <w:t>»</w:t>
      </w:r>
      <w:r w:rsidR="006B6760" w:rsidRPr="00B313DE">
        <w:rPr>
          <w:sz w:val="24"/>
          <w:szCs w:val="24"/>
          <w:lang w:val="ru-RU"/>
        </w:rPr>
        <w:t>, Карелия</w:t>
      </w:r>
      <w:r w:rsidR="009D27FB">
        <w:rPr>
          <w:sz w:val="24"/>
          <w:szCs w:val="24"/>
          <w:lang w:val="ru-RU"/>
        </w:rPr>
        <w:t>.</w:t>
      </w:r>
    </w:p>
    <w:p w14:paraId="6A9DF580" w14:textId="7D2D9CEB" w:rsidR="00BF21F8" w:rsidRPr="00B313DE" w:rsidRDefault="00767814" w:rsidP="00BF21F8">
      <w:pPr>
        <w:pStyle w:val="aa"/>
        <w:numPr>
          <w:ilvl w:val="0"/>
          <w:numId w:val="12"/>
        </w:numPr>
        <w:jc w:val="both"/>
        <w:rPr>
          <w:sz w:val="24"/>
          <w:szCs w:val="24"/>
        </w:rPr>
      </w:pPr>
      <w:proofErr w:type="spellStart"/>
      <w:r w:rsidRPr="00B313DE">
        <w:rPr>
          <w:sz w:val="24"/>
          <w:szCs w:val="24"/>
          <w:lang w:val="ru-RU"/>
        </w:rPr>
        <w:t>Ген.</w:t>
      </w:r>
      <w:r w:rsidR="00512807">
        <w:rPr>
          <w:sz w:val="24"/>
          <w:szCs w:val="24"/>
          <w:lang w:val="ru-RU"/>
        </w:rPr>
        <w:t>д</w:t>
      </w:r>
      <w:r w:rsidRPr="00B313DE">
        <w:rPr>
          <w:sz w:val="24"/>
          <w:szCs w:val="24"/>
          <w:lang w:val="ru-RU"/>
        </w:rPr>
        <w:t>иректор</w:t>
      </w:r>
      <w:proofErr w:type="spellEnd"/>
      <w:r w:rsidRPr="00B313DE">
        <w:rPr>
          <w:sz w:val="24"/>
          <w:szCs w:val="24"/>
          <w:lang w:val="ru-RU"/>
        </w:rPr>
        <w:t xml:space="preserve"> «</w:t>
      </w:r>
      <w:r w:rsidR="00BF21F8" w:rsidRPr="00B313DE">
        <w:rPr>
          <w:sz w:val="24"/>
          <w:szCs w:val="24"/>
        </w:rPr>
        <w:t>Место силы</w:t>
      </w:r>
      <w:r w:rsidRPr="00B313DE">
        <w:rPr>
          <w:sz w:val="24"/>
          <w:szCs w:val="24"/>
          <w:lang w:val="ru-RU"/>
        </w:rPr>
        <w:t>»</w:t>
      </w:r>
      <w:r w:rsidR="00512807">
        <w:rPr>
          <w:sz w:val="24"/>
          <w:szCs w:val="24"/>
          <w:lang w:val="ru-RU"/>
        </w:rPr>
        <w:t xml:space="preserve"> </w:t>
      </w:r>
      <w:proofErr w:type="spellStart"/>
      <w:r w:rsidR="00512807" w:rsidRPr="00512807">
        <w:rPr>
          <w:sz w:val="24"/>
          <w:szCs w:val="24"/>
        </w:rPr>
        <w:t>коттеджн</w:t>
      </w:r>
      <w:proofErr w:type="spellEnd"/>
      <w:r w:rsidR="00512807">
        <w:rPr>
          <w:sz w:val="24"/>
          <w:szCs w:val="24"/>
          <w:lang w:val="ru-RU"/>
        </w:rPr>
        <w:t>ого</w:t>
      </w:r>
      <w:r w:rsidR="00512807" w:rsidRPr="00512807">
        <w:rPr>
          <w:sz w:val="24"/>
          <w:szCs w:val="24"/>
        </w:rPr>
        <w:t xml:space="preserve"> </w:t>
      </w:r>
      <w:proofErr w:type="spellStart"/>
      <w:r w:rsidR="00512807" w:rsidRPr="00512807">
        <w:rPr>
          <w:sz w:val="24"/>
          <w:szCs w:val="24"/>
        </w:rPr>
        <w:t>посёл</w:t>
      </w:r>
      <w:proofErr w:type="spellEnd"/>
      <w:r w:rsidR="00512807">
        <w:rPr>
          <w:sz w:val="24"/>
          <w:szCs w:val="24"/>
          <w:lang w:val="ru-RU"/>
        </w:rPr>
        <w:t>ка</w:t>
      </w:r>
      <w:r w:rsidR="00512807" w:rsidRPr="00512807">
        <w:rPr>
          <w:sz w:val="24"/>
          <w:szCs w:val="24"/>
        </w:rPr>
        <w:t xml:space="preserve"> в </w:t>
      </w:r>
      <w:proofErr w:type="spellStart"/>
      <w:r w:rsidR="00BF21F8" w:rsidRPr="00B313DE">
        <w:rPr>
          <w:sz w:val="24"/>
          <w:szCs w:val="24"/>
        </w:rPr>
        <w:t>Ломоносовск</w:t>
      </w:r>
      <w:proofErr w:type="spellEnd"/>
      <w:r w:rsidR="00512807">
        <w:rPr>
          <w:sz w:val="24"/>
          <w:szCs w:val="24"/>
          <w:lang w:val="ru-RU"/>
        </w:rPr>
        <w:t>ом</w:t>
      </w:r>
      <w:r w:rsidR="00BF21F8" w:rsidRPr="00B313DE">
        <w:rPr>
          <w:sz w:val="24"/>
          <w:szCs w:val="24"/>
        </w:rPr>
        <w:t xml:space="preserve"> район</w:t>
      </w:r>
      <w:r w:rsidR="00512807">
        <w:rPr>
          <w:sz w:val="24"/>
          <w:szCs w:val="24"/>
          <w:lang w:val="ru-RU"/>
        </w:rPr>
        <w:t>е</w:t>
      </w:r>
      <w:r w:rsidR="00BF21F8" w:rsidRPr="00B313DE">
        <w:rPr>
          <w:sz w:val="24"/>
          <w:szCs w:val="24"/>
        </w:rPr>
        <w:t xml:space="preserve">, дер. </w:t>
      </w:r>
      <w:proofErr w:type="spellStart"/>
      <w:r w:rsidR="00BF21F8" w:rsidRPr="00B313DE">
        <w:rPr>
          <w:sz w:val="24"/>
          <w:szCs w:val="24"/>
        </w:rPr>
        <w:t>Дятлицы</w:t>
      </w:r>
      <w:proofErr w:type="spellEnd"/>
      <w:r w:rsidR="009D27FB" w:rsidRPr="00B313DE">
        <w:rPr>
          <w:sz w:val="24"/>
          <w:szCs w:val="24"/>
          <w:lang w:val="ru-RU"/>
        </w:rPr>
        <w:t>:</w:t>
      </w:r>
      <w:r w:rsidR="00BF21F8" w:rsidRPr="00B313DE">
        <w:rPr>
          <w:sz w:val="24"/>
          <w:szCs w:val="24"/>
        </w:rPr>
        <w:t xml:space="preserve"> </w:t>
      </w:r>
      <w:r w:rsidRPr="00B313DE">
        <w:rPr>
          <w:sz w:val="24"/>
          <w:szCs w:val="24"/>
          <w:lang w:val="ru-RU"/>
        </w:rPr>
        <w:t>о привлечении инвестиций в строительство + арендный бизнес</w:t>
      </w:r>
      <w:r w:rsidR="0023646E" w:rsidRPr="00B313DE">
        <w:rPr>
          <w:sz w:val="24"/>
          <w:szCs w:val="24"/>
          <w:lang w:val="ru-RU"/>
        </w:rPr>
        <w:t xml:space="preserve"> </w:t>
      </w:r>
    </w:p>
    <w:p w14:paraId="48E02F54" w14:textId="7B50E138" w:rsidR="00BF21F8" w:rsidRPr="00B313DE" w:rsidRDefault="00767814" w:rsidP="00BF21F8">
      <w:pPr>
        <w:pStyle w:val="aa"/>
        <w:numPr>
          <w:ilvl w:val="0"/>
          <w:numId w:val="12"/>
        </w:numPr>
        <w:jc w:val="both"/>
        <w:rPr>
          <w:sz w:val="24"/>
          <w:szCs w:val="24"/>
        </w:rPr>
      </w:pPr>
      <w:r w:rsidRPr="00B313DE">
        <w:rPr>
          <w:sz w:val="24"/>
          <w:szCs w:val="24"/>
          <w:lang w:val="ru-RU"/>
        </w:rPr>
        <w:t xml:space="preserve">Управляющий директор </w:t>
      </w:r>
      <w:r w:rsidR="00BF21F8" w:rsidRPr="00B313DE">
        <w:rPr>
          <w:sz w:val="24"/>
          <w:szCs w:val="24"/>
        </w:rPr>
        <w:t>Солнечное на Оке (Ока)</w:t>
      </w:r>
      <w:r w:rsidR="009D27FB" w:rsidRPr="00B313DE">
        <w:rPr>
          <w:sz w:val="24"/>
          <w:szCs w:val="24"/>
          <w:lang w:val="ru-RU"/>
        </w:rPr>
        <w:t>:</w:t>
      </w:r>
      <w:r w:rsidR="00BF21F8" w:rsidRPr="00B313DE">
        <w:rPr>
          <w:sz w:val="24"/>
          <w:szCs w:val="24"/>
        </w:rPr>
        <w:t xml:space="preserve"> </w:t>
      </w:r>
      <w:r w:rsidRPr="00B313DE">
        <w:rPr>
          <w:sz w:val="24"/>
          <w:szCs w:val="24"/>
          <w:lang w:val="ru-RU"/>
        </w:rPr>
        <w:t>уточнить, совмещают ли сейчас отель + аренду домиков + узнать, как привлекали инвестиции</w:t>
      </w:r>
      <w:r w:rsidR="006B6760" w:rsidRPr="00B313DE">
        <w:rPr>
          <w:sz w:val="24"/>
          <w:szCs w:val="24"/>
          <w:lang w:val="ru-RU"/>
        </w:rPr>
        <w:t xml:space="preserve"> для строительства новых «доходных» домов</w:t>
      </w:r>
    </w:p>
    <w:p w14:paraId="38BB2528" w14:textId="07C30018" w:rsidR="00767814" w:rsidRPr="00B313DE" w:rsidRDefault="00512807" w:rsidP="00BF21F8">
      <w:pPr>
        <w:pStyle w:val="aa"/>
        <w:numPr>
          <w:ilvl w:val="0"/>
          <w:numId w:val="12"/>
        </w:numPr>
        <w:jc w:val="both"/>
        <w:rPr>
          <w:sz w:val="24"/>
          <w:szCs w:val="24"/>
        </w:rPr>
      </w:pPr>
      <w:r w:rsidRPr="00512807">
        <w:rPr>
          <w:sz w:val="24"/>
          <w:szCs w:val="24"/>
          <w:lang w:val="ru-RU"/>
        </w:rPr>
        <w:t xml:space="preserve">Участники </w:t>
      </w:r>
      <w:r w:rsidRPr="00B313DE">
        <w:rPr>
          <w:sz w:val="24"/>
          <w:szCs w:val="24"/>
          <w:lang w:val="ru-RU"/>
        </w:rPr>
        <w:t>Проект</w:t>
      </w:r>
      <w:r w:rsidRPr="00512807">
        <w:rPr>
          <w:sz w:val="24"/>
          <w:szCs w:val="24"/>
          <w:lang w:val="ru-RU"/>
        </w:rPr>
        <w:t>а</w:t>
      </w:r>
      <w:r w:rsidRPr="00B313DE">
        <w:rPr>
          <w:sz w:val="24"/>
          <w:szCs w:val="24"/>
          <w:lang w:val="ru-RU"/>
        </w:rPr>
        <w:t xml:space="preserve"> «</w:t>
      </w:r>
      <w:r w:rsidR="00BF21F8" w:rsidRPr="00B313DE">
        <w:rPr>
          <w:sz w:val="24"/>
          <w:szCs w:val="24"/>
        </w:rPr>
        <w:t>Болотов</w:t>
      </w:r>
      <w:r w:rsidRPr="00512807">
        <w:rPr>
          <w:sz w:val="24"/>
          <w:szCs w:val="24"/>
          <w:lang w:val="ru-RU"/>
        </w:rPr>
        <w:t>.</w:t>
      </w:r>
      <w:r w:rsidR="00BF21F8" w:rsidRPr="00B313DE">
        <w:rPr>
          <w:sz w:val="24"/>
          <w:szCs w:val="24"/>
        </w:rPr>
        <w:t>Дача</w:t>
      </w:r>
      <w:r w:rsidRPr="00512807">
        <w:rPr>
          <w:sz w:val="24"/>
          <w:szCs w:val="24"/>
          <w:lang w:val="ru-RU"/>
        </w:rPr>
        <w:t>»</w:t>
      </w:r>
      <w:r>
        <w:rPr>
          <w:sz w:val="24"/>
          <w:szCs w:val="24"/>
          <w:lang w:val="ru-RU"/>
        </w:rPr>
        <w:t xml:space="preserve">, </w:t>
      </w:r>
      <w:r w:rsidRPr="001407C2">
        <w:rPr>
          <w:sz w:val="24"/>
          <w:szCs w:val="24"/>
          <w:lang w:val="ru-RU"/>
        </w:rPr>
        <w:t>Тульская область</w:t>
      </w:r>
      <w:bookmarkStart w:id="9" w:name="_abp3ym1uhlyf" w:colFirst="0" w:colLast="0"/>
      <w:bookmarkStart w:id="10" w:name="_iq2hh64u0a6s" w:colFirst="0" w:colLast="0"/>
      <w:bookmarkEnd w:id="9"/>
      <w:bookmarkEnd w:id="10"/>
      <w:r w:rsidRPr="00B313DE">
        <w:rPr>
          <w:sz w:val="24"/>
          <w:szCs w:val="24"/>
          <w:lang w:val="ru-RU"/>
        </w:rPr>
        <w:t xml:space="preserve">: </w:t>
      </w:r>
      <w:r w:rsidR="006B6760" w:rsidRPr="00B313DE">
        <w:rPr>
          <w:sz w:val="24"/>
          <w:szCs w:val="24"/>
          <w:lang w:val="ru-RU"/>
        </w:rPr>
        <w:t xml:space="preserve">строительство коттеджного поселка и </w:t>
      </w:r>
      <w:r w:rsidRPr="00B313DE">
        <w:rPr>
          <w:sz w:val="24"/>
          <w:szCs w:val="24"/>
          <w:lang w:val="ru-RU"/>
        </w:rPr>
        <w:t>баз</w:t>
      </w:r>
      <w:r>
        <w:rPr>
          <w:sz w:val="24"/>
          <w:szCs w:val="24"/>
          <w:lang w:val="ru-RU"/>
        </w:rPr>
        <w:t>ы</w:t>
      </w:r>
      <w:r w:rsidRPr="00B313DE">
        <w:rPr>
          <w:sz w:val="24"/>
          <w:szCs w:val="24"/>
          <w:lang w:val="ru-RU"/>
        </w:rPr>
        <w:t xml:space="preserve"> </w:t>
      </w:r>
      <w:r w:rsidR="006B6760" w:rsidRPr="00B313DE">
        <w:rPr>
          <w:sz w:val="24"/>
          <w:szCs w:val="24"/>
          <w:lang w:val="ru-RU"/>
        </w:rPr>
        <w:t>отдыха</w:t>
      </w:r>
      <w:r>
        <w:rPr>
          <w:sz w:val="24"/>
          <w:szCs w:val="24"/>
          <w:lang w:val="ru-RU"/>
        </w:rPr>
        <w:t>.</w:t>
      </w:r>
    </w:p>
    <w:p w14:paraId="64A25FDA" w14:textId="77777777" w:rsidR="000018DD" w:rsidRPr="001D03D0" w:rsidRDefault="00000000" w:rsidP="001D03D0">
      <w:pPr>
        <w:pStyle w:val="2"/>
        <w:keepNext w:val="0"/>
        <w:keepLines w:val="0"/>
        <w:spacing w:after="100"/>
        <w:rPr>
          <w:b/>
          <w:bCs/>
          <w:color w:val="2E75B6"/>
          <w:sz w:val="24"/>
          <w:szCs w:val="24"/>
        </w:rPr>
      </w:pPr>
      <w:r>
        <w:rPr>
          <w:b/>
          <w:bCs/>
        </w:rPr>
        <w:lastRenderedPageBreak/>
        <w:t>4. Методология</w:t>
      </w:r>
    </w:p>
    <w:p w14:paraId="44441D04" w14:textId="77777777" w:rsidR="000018DD" w:rsidRPr="00BF21F8" w:rsidRDefault="00000000">
      <w:pPr>
        <w:pStyle w:val="3"/>
        <w:rPr>
          <w:b/>
          <w:bCs/>
          <w:color w:val="auto"/>
          <w:sz w:val="24"/>
          <w:szCs w:val="24"/>
          <w:u w:val="single"/>
        </w:rPr>
      </w:pPr>
      <w:bookmarkStart w:id="11" w:name="_b66dq2bavz6t" w:colFirst="0" w:colLast="0"/>
      <w:bookmarkEnd w:id="11"/>
      <w:r>
        <w:rPr>
          <w:b/>
          <w:bCs/>
          <w:color w:val="auto"/>
          <w:sz w:val="24"/>
          <w:szCs w:val="24"/>
          <w:u w:val="single"/>
        </w:rPr>
        <w:t xml:space="preserve">Исследование </w:t>
      </w:r>
    </w:p>
    <w:p w14:paraId="0419EEBC" w14:textId="77777777" w:rsidR="000018DD" w:rsidRPr="00B313DE" w:rsidRDefault="00000000" w:rsidP="00B313DE">
      <w:pPr>
        <w:numPr>
          <w:ilvl w:val="0"/>
          <w:numId w:val="5"/>
        </w:numPr>
        <w:jc w:val="both"/>
        <w:rPr>
          <w:sz w:val="24"/>
          <w:szCs w:val="24"/>
        </w:rPr>
      </w:pPr>
      <w:r w:rsidRPr="00B313DE">
        <w:rPr>
          <w:sz w:val="24"/>
          <w:szCs w:val="24"/>
        </w:rPr>
        <w:t>Открытые статистические данные и отраслевые публикации</w:t>
      </w:r>
    </w:p>
    <w:p w14:paraId="71E85253" w14:textId="3A1AAF34" w:rsidR="000018DD" w:rsidRPr="00B313DE" w:rsidRDefault="00000000" w:rsidP="00B313DE">
      <w:pPr>
        <w:numPr>
          <w:ilvl w:val="0"/>
          <w:numId w:val="5"/>
        </w:numPr>
        <w:jc w:val="both"/>
        <w:rPr>
          <w:sz w:val="24"/>
          <w:szCs w:val="24"/>
        </w:rPr>
      </w:pPr>
      <w:r w:rsidRPr="00B313DE">
        <w:rPr>
          <w:sz w:val="24"/>
          <w:szCs w:val="24"/>
        </w:rPr>
        <w:t xml:space="preserve">Платформы бронирования (Sutochno.ru, 101Hotels, </w:t>
      </w:r>
      <w:proofErr w:type="spellStart"/>
      <w:r w:rsidRPr="00B313DE">
        <w:rPr>
          <w:sz w:val="24"/>
          <w:szCs w:val="24"/>
        </w:rPr>
        <w:t>Ozon</w:t>
      </w:r>
      <w:proofErr w:type="spellEnd"/>
      <w:r w:rsidRPr="00B313DE">
        <w:rPr>
          <w:sz w:val="24"/>
          <w:szCs w:val="24"/>
        </w:rPr>
        <w:t xml:space="preserve"> Travel</w:t>
      </w:r>
      <w:del w:id="12" w:author="Boris Kamolin" w:date="2026-02-21T14:50:00Z" w16du:dateUtc="2026-02-21T11:50:00Z">
        <w:r w:rsidRPr="00B313DE" w:rsidDel="00BA6FFE">
          <w:rPr>
            <w:sz w:val="24"/>
            <w:szCs w:val="24"/>
          </w:rPr>
          <w:delText xml:space="preserve">, </w:delText>
        </w:r>
        <w:r w:rsidR="000018DD" w:rsidRPr="00512807" w:rsidDel="00BA6FFE">
          <w:fldChar w:fldCharType="begin"/>
        </w:r>
        <w:r w:rsidR="000018DD" w:rsidRPr="00512807" w:rsidDel="00BA6FFE">
          <w:delInstrText>HYPERLINK "http://booking.com" \h</w:delInstrText>
        </w:r>
        <w:r w:rsidR="000018DD" w:rsidRPr="00512807" w:rsidDel="00BA6FFE">
          <w:fldChar w:fldCharType="separate"/>
        </w:r>
        <w:r w:rsidR="000018DD" w:rsidRPr="00B313DE" w:rsidDel="00BA6FFE">
          <w:rPr>
            <w:color w:val="1155CC"/>
            <w:sz w:val="24"/>
            <w:szCs w:val="24"/>
            <w:u w:val="single"/>
          </w:rPr>
          <w:delText>Booking.com</w:delText>
        </w:r>
        <w:r w:rsidR="000018DD" w:rsidRPr="00512807" w:rsidDel="00BA6FFE">
          <w:fldChar w:fldCharType="end"/>
        </w:r>
      </w:del>
      <w:r w:rsidRPr="00B313DE">
        <w:rPr>
          <w:sz w:val="24"/>
          <w:szCs w:val="24"/>
        </w:rPr>
        <w:t>, Островок, Яндекс Путешествия)</w:t>
      </w:r>
    </w:p>
    <w:p w14:paraId="78AB248C" w14:textId="77777777" w:rsidR="000018DD" w:rsidRPr="00B313DE" w:rsidRDefault="00000000" w:rsidP="00B313DE">
      <w:pPr>
        <w:numPr>
          <w:ilvl w:val="0"/>
          <w:numId w:val="5"/>
        </w:numPr>
        <w:jc w:val="both"/>
        <w:rPr>
          <w:sz w:val="24"/>
          <w:szCs w:val="24"/>
        </w:rPr>
      </w:pPr>
      <w:r w:rsidRPr="00B313DE">
        <w:rPr>
          <w:sz w:val="24"/>
          <w:szCs w:val="24"/>
        </w:rPr>
        <w:t>Поисковые тренды (Яндекс.Wordstat, Google Trends)</w:t>
      </w:r>
    </w:p>
    <w:p w14:paraId="58A60C5D" w14:textId="77777777" w:rsidR="000018DD" w:rsidRPr="00B313DE" w:rsidRDefault="00000000" w:rsidP="00B313DE">
      <w:pPr>
        <w:numPr>
          <w:ilvl w:val="0"/>
          <w:numId w:val="5"/>
        </w:numPr>
        <w:jc w:val="both"/>
        <w:rPr>
          <w:sz w:val="24"/>
          <w:szCs w:val="24"/>
        </w:rPr>
      </w:pPr>
      <w:r w:rsidRPr="00B313DE">
        <w:rPr>
          <w:sz w:val="24"/>
          <w:szCs w:val="24"/>
        </w:rPr>
        <w:t>Сайты и соцсети коттеджных комплексов и объектов загородной недвижимости (VK, Telegram, Instagram)</w:t>
      </w:r>
    </w:p>
    <w:p w14:paraId="75352F36" w14:textId="77777777" w:rsidR="000018DD" w:rsidRPr="00B313DE" w:rsidRDefault="00000000" w:rsidP="00B313DE">
      <w:pPr>
        <w:numPr>
          <w:ilvl w:val="0"/>
          <w:numId w:val="5"/>
        </w:numPr>
        <w:jc w:val="both"/>
        <w:rPr>
          <w:sz w:val="24"/>
          <w:szCs w:val="24"/>
        </w:rPr>
      </w:pPr>
      <w:r w:rsidRPr="00B313DE">
        <w:rPr>
          <w:sz w:val="24"/>
          <w:szCs w:val="24"/>
        </w:rPr>
        <w:t>Отзывы на агрегаторах (TripAdvisor, Яндекс.Карты, Google Maps, Авито Недвижимость)</w:t>
      </w:r>
    </w:p>
    <w:p w14:paraId="14612C3F" w14:textId="77777777" w:rsidR="000018DD" w:rsidRPr="00B313DE" w:rsidRDefault="00000000" w:rsidP="00B313DE">
      <w:pPr>
        <w:numPr>
          <w:ilvl w:val="0"/>
          <w:numId w:val="5"/>
        </w:numPr>
        <w:jc w:val="both"/>
        <w:rPr>
          <w:sz w:val="24"/>
          <w:szCs w:val="24"/>
        </w:rPr>
      </w:pPr>
      <w:r w:rsidRPr="00B313DE">
        <w:rPr>
          <w:sz w:val="24"/>
          <w:szCs w:val="24"/>
        </w:rPr>
        <w:t>Анализ трафика и рекламных кампаний конкурентов (SimilarWeb, Metrica.Guru)</w:t>
      </w:r>
    </w:p>
    <w:p w14:paraId="6EEB29A7" w14:textId="77777777" w:rsidR="000018DD" w:rsidRPr="00BF21F8" w:rsidRDefault="00000000">
      <w:pPr>
        <w:pStyle w:val="3"/>
        <w:rPr>
          <w:b/>
          <w:bCs/>
          <w:color w:val="auto"/>
          <w:sz w:val="24"/>
          <w:szCs w:val="24"/>
          <w:u w:val="single"/>
        </w:rPr>
      </w:pPr>
      <w:bookmarkStart w:id="13" w:name="_pyzpjrwgoded" w:colFirst="0" w:colLast="0"/>
      <w:bookmarkEnd w:id="13"/>
      <w:r>
        <w:rPr>
          <w:b/>
          <w:bCs/>
          <w:color w:val="auto"/>
          <w:sz w:val="24"/>
          <w:szCs w:val="24"/>
          <w:u w:val="single"/>
        </w:rPr>
        <w:t>Анализируемые параметры:</w:t>
      </w:r>
    </w:p>
    <w:p w14:paraId="4EA9D16C" w14:textId="4C73600D" w:rsidR="000018DD" w:rsidRPr="001D03D0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Объем и динамика рынка </w:t>
      </w:r>
      <w:r>
        <w:rPr>
          <w:sz w:val="24"/>
          <w:szCs w:val="24"/>
          <w:lang w:val="ru-RU"/>
        </w:rPr>
        <w:t>аренды объектов ИЖС</w:t>
      </w:r>
      <w:r>
        <w:rPr>
          <w:sz w:val="24"/>
          <w:szCs w:val="24"/>
        </w:rPr>
        <w:t xml:space="preserve"> в Ленобласти</w:t>
      </w:r>
    </w:p>
    <w:p w14:paraId="63D3E97C" w14:textId="77777777" w:rsidR="000018DD" w:rsidRPr="001D03D0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Сезонность и тренды развития</w:t>
      </w:r>
    </w:p>
    <w:p w14:paraId="53B11E4D" w14:textId="77777777" w:rsidR="000018DD" w:rsidRPr="001D03D0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Популярные направления и форматы отдыха</w:t>
      </w:r>
    </w:p>
    <w:p w14:paraId="4CE44B29" w14:textId="77777777" w:rsidR="000018DD" w:rsidRPr="001D03D0" w:rsidRDefault="00000000">
      <w:pPr>
        <w:numPr>
          <w:ilvl w:val="0"/>
          <w:numId w:val="4"/>
        </w:numPr>
        <w:spacing w:after="200"/>
        <w:rPr>
          <w:sz w:val="24"/>
          <w:szCs w:val="24"/>
        </w:rPr>
      </w:pPr>
      <w:r>
        <w:rPr>
          <w:sz w:val="24"/>
          <w:szCs w:val="24"/>
        </w:rPr>
        <w:t>Средний уровень цен по сегментам</w:t>
      </w:r>
    </w:p>
    <w:p w14:paraId="6D243FE7" w14:textId="77777777" w:rsidR="000018DD" w:rsidRPr="00BF21F8" w:rsidRDefault="00000000">
      <w:pPr>
        <w:pStyle w:val="3"/>
        <w:rPr>
          <w:b/>
          <w:bCs/>
          <w:color w:val="auto"/>
          <w:sz w:val="24"/>
          <w:szCs w:val="24"/>
          <w:u w:val="single"/>
        </w:rPr>
      </w:pPr>
      <w:bookmarkStart w:id="14" w:name="_loofw1sk0i7n" w:colFirst="0" w:colLast="0"/>
      <w:bookmarkEnd w:id="14"/>
      <w:r>
        <w:rPr>
          <w:b/>
          <w:bCs/>
          <w:color w:val="auto"/>
          <w:sz w:val="24"/>
          <w:szCs w:val="24"/>
          <w:u w:val="single"/>
        </w:rPr>
        <w:t>Конкурентный анализ</w:t>
      </w:r>
    </w:p>
    <w:p w14:paraId="22B48338" w14:textId="31B94299" w:rsidR="000018DD" w:rsidRPr="00BA6FFE" w:rsidRDefault="00000000" w:rsidP="00B313DE">
      <w:pPr>
        <w:spacing w:before="120"/>
        <w:jc w:val="both"/>
        <w:rPr>
          <w:sz w:val="24"/>
          <w:szCs w:val="24"/>
          <w:lang w:val="ru-RU"/>
          <w:rPrChange w:id="15" w:author="Boris Kamolin" w:date="2026-02-21T14:44:00Z" w16du:dateUtc="2026-02-21T11:44:00Z">
            <w:rPr>
              <w:sz w:val="24"/>
              <w:szCs w:val="24"/>
            </w:rPr>
          </w:rPrChange>
        </w:rPr>
      </w:pPr>
      <w:r>
        <w:rPr>
          <w:b/>
          <w:bCs/>
          <w:sz w:val="24"/>
          <w:szCs w:val="24"/>
        </w:rPr>
        <w:t>Объем: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10-15</w:t>
      </w:r>
      <w:proofErr w:type="gramEnd"/>
      <w:r>
        <w:rPr>
          <w:sz w:val="24"/>
          <w:szCs w:val="24"/>
        </w:rPr>
        <w:t xml:space="preserve"> репрезентативных </w:t>
      </w:r>
      <w:r>
        <w:rPr>
          <w:sz w:val="24"/>
          <w:szCs w:val="24"/>
          <w:lang w:val="ru-RU"/>
        </w:rPr>
        <w:t>объектов</w:t>
      </w:r>
      <w:r>
        <w:rPr>
          <w:sz w:val="24"/>
          <w:szCs w:val="24"/>
        </w:rPr>
        <w:t xml:space="preserve"> в радиусе </w:t>
      </w:r>
      <w:proofErr w:type="gramStart"/>
      <w:r>
        <w:rPr>
          <w:sz w:val="24"/>
          <w:szCs w:val="24"/>
        </w:rPr>
        <w:t>50-100</w:t>
      </w:r>
      <w:proofErr w:type="gramEnd"/>
      <w:r>
        <w:rPr>
          <w:sz w:val="24"/>
          <w:szCs w:val="24"/>
        </w:rPr>
        <w:t xml:space="preserve"> км от Санкт-Петербурга</w:t>
      </w:r>
      <w:ins w:id="16" w:author="Boris Kamolin" w:date="2026-02-21T14:44:00Z" w16du:dateUtc="2026-02-21T11:44:00Z">
        <w:r w:rsidR="00BA6FFE">
          <w:rPr>
            <w:sz w:val="24"/>
            <w:szCs w:val="24"/>
            <w:lang w:val="ru-RU"/>
          </w:rPr>
          <w:t xml:space="preserve">, в </w:t>
        </w:r>
        <w:proofErr w:type="gramStart"/>
        <w:r w:rsidR="00BA6FFE">
          <w:rPr>
            <w:sz w:val="24"/>
            <w:szCs w:val="24"/>
            <w:lang w:val="ru-RU"/>
          </w:rPr>
          <w:t>т.ч.</w:t>
        </w:r>
        <w:proofErr w:type="gramEnd"/>
        <w:r w:rsidR="00BA6FFE">
          <w:rPr>
            <w:sz w:val="24"/>
            <w:szCs w:val="24"/>
            <w:lang w:val="ru-RU"/>
          </w:rPr>
          <w:t xml:space="preserve"> не менее 2-х неудачных кейсов</w:t>
        </w:r>
      </w:ins>
    </w:p>
    <w:p w14:paraId="021AD064" w14:textId="787659F8" w:rsidR="000018DD" w:rsidRPr="00BA6FFE" w:rsidRDefault="00000000" w:rsidP="00B313DE">
      <w:pPr>
        <w:spacing w:before="120" w:after="160"/>
        <w:jc w:val="both"/>
        <w:rPr>
          <w:sz w:val="24"/>
          <w:szCs w:val="24"/>
          <w:lang w:val="ru-RU"/>
          <w:rPrChange w:id="17" w:author="Boris Kamolin" w:date="2026-02-21T14:49:00Z" w16du:dateUtc="2026-02-21T11:49:00Z">
            <w:rPr>
              <w:sz w:val="24"/>
              <w:szCs w:val="24"/>
            </w:rPr>
          </w:rPrChange>
        </w:rPr>
      </w:pPr>
      <w:r>
        <w:rPr>
          <w:b/>
          <w:bCs/>
          <w:sz w:val="24"/>
          <w:szCs w:val="24"/>
        </w:rPr>
        <w:t>Критерии отбора:</w:t>
      </w:r>
      <w:r>
        <w:rPr>
          <w:sz w:val="24"/>
          <w:szCs w:val="24"/>
        </w:rPr>
        <w:t xml:space="preserve"> близость к СПб, схожий формат (коттеджный комплекс с управляющей компанией, загородная недвижимость с сервисом), разные ценовые сегменты, высокие рейтинги</w:t>
      </w:r>
      <w:ins w:id="18" w:author="Boris Kamolin" w:date="2026-02-21T14:49:00Z" w16du:dateUtc="2026-02-21T11:49:00Z">
        <w:r w:rsidR="00BA6FFE">
          <w:rPr>
            <w:sz w:val="24"/>
            <w:szCs w:val="24"/>
            <w:lang w:val="ru-RU"/>
          </w:rPr>
          <w:t xml:space="preserve"> (для неудачных кейсов</w:t>
        </w:r>
      </w:ins>
      <w:ins w:id="19" w:author="Boris Kamolin" w:date="2026-02-21T14:50:00Z" w16du:dateUtc="2026-02-21T11:50:00Z">
        <w:r w:rsidR="00BA6FFE">
          <w:rPr>
            <w:sz w:val="24"/>
            <w:szCs w:val="24"/>
            <w:lang w:val="ru-RU"/>
          </w:rPr>
          <w:t xml:space="preserve"> – </w:t>
        </w:r>
        <w:r w:rsidR="00BA6FFE">
          <w:rPr>
            <w:sz w:val="24"/>
            <w:szCs w:val="24"/>
            <w:lang w:val="ru-RU"/>
          </w:rPr>
          <w:t>низкие рейтинги</w:t>
        </w:r>
      </w:ins>
      <w:ins w:id="20" w:author="Boris Kamolin" w:date="2026-02-21T14:49:00Z" w16du:dateUtc="2026-02-21T11:49:00Z">
        <w:r w:rsidR="00BA6FFE">
          <w:rPr>
            <w:sz w:val="24"/>
            <w:szCs w:val="24"/>
            <w:lang w:val="ru-RU"/>
          </w:rPr>
          <w:t>)</w:t>
        </w:r>
      </w:ins>
    </w:p>
    <w:p w14:paraId="59B94606" w14:textId="77777777" w:rsidR="000018DD" w:rsidRPr="001D03D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Параметры анализа:</w:t>
      </w:r>
    </w:p>
    <w:p w14:paraId="33C028C7" w14:textId="77777777" w:rsidR="000018DD" w:rsidRPr="001D03D0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 Местоположение и транспортная доступность</w:t>
      </w:r>
    </w:p>
    <w:p w14:paraId="6DE9278B" w14:textId="77777777" w:rsidR="000018DD" w:rsidRPr="001D03D0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 Формат и концепция (эко, spa, активный отдых)</w:t>
      </w:r>
    </w:p>
    <w:p w14:paraId="249EE3C1" w14:textId="77777777" w:rsidR="000018DD" w:rsidRPr="001D03D0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 Ценообразование и тарифная сетка</w:t>
      </w:r>
    </w:p>
    <w:p w14:paraId="7E941816" w14:textId="77777777" w:rsidR="000018DD" w:rsidRPr="001D03D0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 Номерной фонд и инфраструктура</w:t>
      </w:r>
    </w:p>
    <w:p w14:paraId="126CEDF2" w14:textId="77777777" w:rsidR="000018DD" w:rsidRPr="001D03D0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 Дополнительные услуги</w:t>
      </w:r>
    </w:p>
    <w:p w14:paraId="77F10A64" w14:textId="77777777" w:rsidR="000018DD" w:rsidRPr="001D03D0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 Рейтинги и анализ отзывов (30-50 отзывов на объект)</w:t>
      </w:r>
    </w:p>
    <w:p w14:paraId="7528A858" w14:textId="77777777" w:rsidR="000018DD" w:rsidRPr="001D03D0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 Экспертная оценка загруженности</w:t>
      </w:r>
    </w:p>
    <w:p w14:paraId="33CF284A" w14:textId="77777777" w:rsidR="000018DD" w:rsidRPr="001D03D0" w:rsidRDefault="00000000">
      <w:pPr>
        <w:numPr>
          <w:ilvl w:val="0"/>
          <w:numId w:val="6"/>
        </w:numPr>
        <w:spacing w:after="200"/>
        <w:rPr>
          <w:sz w:val="24"/>
          <w:szCs w:val="24"/>
        </w:rPr>
      </w:pPr>
      <w:r>
        <w:rPr>
          <w:sz w:val="24"/>
          <w:szCs w:val="24"/>
        </w:rPr>
        <w:t xml:space="preserve"> Сильные и слабые стороны</w:t>
      </w:r>
    </w:p>
    <w:p w14:paraId="2D495D26" w14:textId="77777777" w:rsidR="000018DD" w:rsidRPr="00BF21F8" w:rsidRDefault="00000000">
      <w:pPr>
        <w:pStyle w:val="3"/>
        <w:rPr>
          <w:b/>
          <w:bCs/>
          <w:color w:val="auto"/>
          <w:sz w:val="24"/>
          <w:szCs w:val="24"/>
          <w:u w:val="single"/>
        </w:rPr>
      </w:pPr>
      <w:bookmarkStart w:id="21" w:name="_dxcweia6k36f" w:colFirst="0" w:colLast="0"/>
      <w:bookmarkEnd w:id="21"/>
      <w:r>
        <w:rPr>
          <w:b/>
          <w:bCs/>
          <w:color w:val="auto"/>
          <w:sz w:val="24"/>
          <w:szCs w:val="24"/>
          <w:u w:val="single"/>
        </w:rPr>
        <w:t>Анализ локаций</w:t>
      </w:r>
    </w:p>
    <w:p w14:paraId="72875278" w14:textId="77777777" w:rsidR="000018DD" w:rsidRPr="001D03D0" w:rsidRDefault="00000000" w:rsidP="00B313DE">
      <w:pPr>
        <w:spacing w:before="120"/>
        <w:rPr>
          <w:sz w:val="24"/>
          <w:szCs w:val="24"/>
        </w:rPr>
      </w:pPr>
      <w:r>
        <w:rPr>
          <w:b/>
          <w:bCs/>
          <w:sz w:val="24"/>
          <w:szCs w:val="24"/>
        </w:rPr>
        <w:t>Объем:</w:t>
      </w:r>
      <w:r>
        <w:rPr>
          <w:sz w:val="24"/>
          <w:szCs w:val="24"/>
        </w:rPr>
        <w:t xml:space="preserve"> сравнение 3-4 перспективных локаций (приоритет — Сосновый Бор)</w:t>
      </w:r>
    </w:p>
    <w:p w14:paraId="4C73B35D" w14:textId="77777777" w:rsidR="000018DD" w:rsidRPr="001D03D0" w:rsidRDefault="00000000" w:rsidP="00B313DE">
      <w:pPr>
        <w:spacing w:before="12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Критерии оценки:</w:t>
      </w:r>
    </w:p>
    <w:p w14:paraId="0DB4D4AC" w14:textId="4314D985" w:rsidR="000018DD" w:rsidRPr="001D03D0" w:rsidRDefault="00000000" w:rsidP="00B313DE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Транспортная доступность от Санкт-Петербурга (время в пути)</w:t>
      </w:r>
    </w:p>
    <w:p w14:paraId="6D4F94D0" w14:textId="11E98D93" w:rsidR="000018DD" w:rsidRPr="001D03D0" w:rsidRDefault="00000000" w:rsidP="00B313DE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Природные преимущества (близость к воде, лесу, ландшафт)</w:t>
      </w:r>
    </w:p>
    <w:p w14:paraId="210CD099" w14:textId="47E8F41A" w:rsidR="000018DD" w:rsidRPr="001D03D0" w:rsidRDefault="00000000" w:rsidP="00B313DE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Уникальные объекты поблизости (Бухта Батарейная — спот для серфинга)</w:t>
      </w:r>
    </w:p>
    <w:p w14:paraId="03AB39C1" w14:textId="4EE97006" w:rsidR="000018DD" w:rsidRPr="001D03D0" w:rsidRDefault="00000000" w:rsidP="00B313DE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Ориентировочная стоимость земли</w:t>
      </w:r>
    </w:p>
    <w:p w14:paraId="5AD34F1E" w14:textId="6C7B6334" w:rsidR="000018DD" w:rsidRPr="001D03D0" w:rsidRDefault="00000000" w:rsidP="00B313DE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Уровень конкуренции в локации</w:t>
      </w:r>
    </w:p>
    <w:p w14:paraId="778F1FF7" w14:textId="5499B79A" w:rsidR="000018DD" w:rsidRPr="001D03D0" w:rsidRDefault="00000000" w:rsidP="00B313DE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Инфраструктура района</w:t>
      </w:r>
    </w:p>
    <w:p w14:paraId="1215FBC0" w14:textId="57235392" w:rsidR="000018DD" w:rsidRPr="00512807" w:rsidRDefault="00000000" w:rsidP="00B313DE">
      <w:pPr>
        <w:numPr>
          <w:ilvl w:val="0"/>
          <w:numId w:val="1"/>
        </w:numPr>
        <w:spacing w:after="200"/>
        <w:jc w:val="both"/>
        <w:rPr>
          <w:sz w:val="24"/>
          <w:szCs w:val="24"/>
        </w:rPr>
      </w:pPr>
      <w:r w:rsidRPr="00512807">
        <w:rPr>
          <w:sz w:val="24"/>
          <w:szCs w:val="24"/>
        </w:rPr>
        <w:t>Ландшафтные возможности для реализации концепции</w:t>
      </w:r>
    </w:p>
    <w:p w14:paraId="7067B509" w14:textId="77777777" w:rsidR="000018DD" w:rsidRPr="00BF21F8" w:rsidRDefault="00000000">
      <w:pPr>
        <w:pStyle w:val="3"/>
        <w:rPr>
          <w:b/>
          <w:bCs/>
          <w:color w:val="auto"/>
          <w:sz w:val="24"/>
          <w:szCs w:val="24"/>
          <w:u w:val="single"/>
        </w:rPr>
      </w:pPr>
      <w:bookmarkStart w:id="22" w:name="_fzvd82kx7m0w" w:colFirst="0" w:colLast="0"/>
      <w:bookmarkEnd w:id="22"/>
      <w:r>
        <w:rPr>
          <w:b/>
          <w:bCs/>
          <w:color w:val="auto"/>
          <w:sz w:val="24"/>
          <w:szCs w:val="24"/>
          <w:u w:val="single"/>
        </w:rPr>
        <w:t>Консультации с экспертами-практиками</w:t>
      </w:r>
    </w:p>
    <w:p w14:paraId="559914A0" w14:textId="77777777" w:rsidR="000018DD" w:rsidRPr="001D03D0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Формат:</w:t>
      </w:r>
      <w:r>
        <w:rPr>
          <w:sz w:val="24"/>
          <w:szCs w:val="24"/>
        </w:rPr>
        <w:t xml:space="preserve"> глубинные интервью</w:t>
      </w:r>
    </w:p>
    <w:p w14:paraId="6CB92FCA" w14:textId="77777777" w:rsidR="000018DD" w:rsidRPr="001D03D0" w:rsidRDefault="00000000" w:rsidP="00BA6FFE">
      <w:pPr>
        <w:spacing w:before="120" w:after="160"/>
        <w:rPr>
          <w:b/>
          <w:bCs/>
          <w:sz w:val="24"/>
          <w:szCs w:val="24"/>
        </w:rPr>
        <w:pPrChange w:id="23" w:author="Boris Kamolin" w:date="2026-02-21T14:48:00Z" w16du:dateUtc="2026-02-21T11:48:00Z">
          <w:pPr>
            <w:spacing w:after="160"/>
          </w:pPr>
        </w:pPrChange>
      </w:pPr>
      <w:r>
        <w:rPr>
          <w:b/>
          <w:bCs/>
          <w:sz w:val="24"/>
          <w:szCs w:val="24"/>
        </w:rPr>
        <w:t>Темы обсуждения:</w:t>
      </w:r>
    </w:p>
    <w:p w14:paraId="176B4748" w14:textId="6C3E2B10" w:rsidR="000018DD" w:rsidRPr="00BA6FFE" w:rsidRDefault="00000000">
      <w:pPr>
        <w:numPr>
          <w:ilvl w:val="0"/>
          <w:numId w:val="3"/>
        </w:numPr>
        <w:rPr>
          <w:ins w:id="24" w:author="Boris Kamolin" w:date="2026-02-21T14:45:00Z" w16du:dateUtc="2026-02-21T11:45:00Z"/>
          <w:sz w:val="24"/>
          <w:szCs w:val="24"/>
        </w:rPr>
      </w:pPr>
      <w:r>
        <w:rPr>
          <w:sz w:val="24"/>
          <w:szCs w:val="24"/>
        </w:rPr>
        <w:t>Реальные затраты на строительство (CAPEX по опыту)</w:t>
      </w:r>
    </w:p>
    <w:p w14:paraId="3D1600BA" w14:textId="3E0E54CC" w:rsidR="00BA6FFE" w:rsidRPr="001D03D0" w:rsidRDefault="00BA6FFE">
      <w:pPr>
        <w:numPr>
          <w:ilvl w:val="0"/>
          <w:numId w:val="3"/>
        </w:numPr>
        <w:rPr>
          <w:sz w:val="24"/>
          <w:szCs w:val="24"/>
        </w:rPr>
      </w:pPr>
      <w:ins w:id="25" w:author="Boris Kamolin" w:date="2026-02-21T14:46:00Z" w16du:dateUtc="2026-02-21T11:46:00Z">
        <w:r>
          <w:rPr>
            <w:sz w:val="24"/>
            <w:szCs w:val="24"/>
            <w:lang w:val="ru-RU"/>
          </w:rPr>
          <w:t>С</w:t>
        </w:r>
        <w:r w:rsidRPr="00BA6FFE">
          <w:rPr>
            <w:sz w:val="24"/>
            <w:szCs w:val="24"/>
          </w:rPr>
          <w:t>рок от момента начала продаж до момента поступления денег</w:t>
        </w:r>
        <w:r>
          <w:rPr>
            <w:sz w:val="24"/>
            <w:szCs w:val="24"/>
            <w:lang w:val="ru-RU"/>
          </w:rPr>
          <w:t xml:space="preserve"> (ожидаемый кассовый</w:t>
        </w:r>
      </w:ins>
      <w:ins w:id="26" w:author="Boris Kamolin" w:date="2026-02-21T14:47:00Z" w16du:dateUtc="2026-02-21T11:47:00Z">
        <w:r>
          <w:rPr>
            <w:sz w:val="24"/>
            <w:szCs w:val="24"/>
            <w:lang w:val="ru-RU"/>
          </w:rPr>
          <w:t xml:space="preserve"> разрыв)</w:t>
        </w:r>
      </w:ins>
    </w:p>
    <w:p w14:paraId="099A420B" w14:textId="78BCB652" w:rsidR="000018DD" w:rsidRPr="001D03D0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Типичные операционные расходы (OPEX)</w:t>
      </w:r>
    </w:p>
    <w:p w14:paraId="7DE44BE7" w14:textId="568AABBF" w:rsidR="000018DD" w:rsidRPr="001D03D0" w:rsidRDefault="00512807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  <w:lang w:val="ru-RU"/>
        </w:rPr>
        <w:t>«</w:t>
      </w:r>
      <w:r w:rsidR="00000000">
        <w:rPr>
          <w:sz w:val="24"/>
          <w:szCs w:val="24"/>
        </w:rPr>
        <w:t>Подводные камни</w:t>
      </w:r>
      <w:r>
        <w:rPr>
          <w:sz w:val="24"/>
          <w:szCs w:val="24"/>
          <w:lang w:val="ru-RU"/>
        </w:rPr>
        <w:t>»</w:t>
      </w:r>
      <w:r w:rsidR="00000000">
        <w:rPr>
          <w:sz w:val="24"/>
          <w:szCs w:val="24"/>
        </w:rPr>
        <w:t xml:space="preserve"> при запуске проекта</w:t>
      </w:r>
    </w:p>
    <w:p w14:paraId="3A40C7B1" w14:textId="29D75AB8" w:rsidR="000018DD" w:rsidRPr="001D03D0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Рекомендации по выбору локации и формата</w:t>
      </w:r>
    </w:p>
    <w:p w14:paraId="6239A4FE" w14:textId="45CF973D" w:rsidR="000018DD" w:rsidRPr="001D03D0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Оптимальная структура номерного фонда</w:t>
      </w:r>
    </w:p>
    <w:p w14:paraId="1FB71636" w14:textId="7FBF744E" w:rsidR="00BF21F8" w:rsidRPr="006B6760" w:rsidRDefault="00000000" w:rsidP="006B6760">
      <w:pPr>
        <w:numPr>
          <w:ilvl w:val="0"/>
          <w:numId w:val="3"/>
        </w:numPr>
        <w:spacing w:after="200"/>
        <w:rPr>
          <w:sz w:val="24"/>
          <w:szCs w:val="24"/>
        </w:rPr>
      </w:pPr>
      <w:r>
        <w:rPr>
          <w:sz w:val="24"/>
          <w:szCs w:val="24"/>
        </w:rPr>
        <w:t>Опыт работы с инвесторами</w:t>
      </w:r>
      <w:bookmarkStart w:id="27" w:name="_4egqdyjlfws6" w:colFirst="0" w:colLast="0"/>
      <w:bookmarkStart w:id="28" w:name="_4474scvzzp23" w:colFirst="0" w:colLast="0"/>
      <w:bookmarkEnd w:id="27"/>
      <w:bookmarkEnd w:id="28"/>
    </w:p>
    <w:p w14:paraId="6DBC598D" w14:textId="77777777" w:rsidR="000018DD" w:rsidRDefault="00000000">
      <w:pPr>
        <w:pStyle w:val="2"/>
        <w:keepNext w:val="0"/>
        <w:keepLines w:val="0"/>
        <w:spacing w:after="80"/>
      </w:pPr>
      <w:bookmarkStart w:id="29" w:name="_kdc8rk5r3l3n" w:colFirst="0" w:colLast="0"/>
      <w:bookmarkEnd w:id="29"/>
      <w:r>
        <w:rPr>
          <w:b/>
          <w:bCs/>
          <w:sz w:val="34"/>
          <w:szCs w:val="34"/>
        </w:rPr>
        <w:t>4. Этапы, календарный план реализации и формат предоставления результатов</w:t>
      </w:r>
    </w:p>
    <w:tbl>
      <w:tblPr>
        <w:tblStyle w:val="a5"/>
        <w:tblW w:w="90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85"/>
        <w:gridCol w:w="1905"/>
        <w:gridCol w:w="4455"/>
      </w:tblGrid>
      <w:tr w:rsidR="000018DD" w14:paraId="4E85E358" w14:textId="77777777" w:rsidTr="00B313DE">
        <w:trPr>
          <w:trHeight w:val="581"/>
          <w:tblHeader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C47AD8" w14:textId="77777777" w:rsidR="000018DD" w:rsidRDefault="00000000" w:rsidP="00B313DE">
            <w:pPr>
              <w:jc w:val="center"/>
            </w:pPr>
            <w:r>
              <w:rPr>
                <w:b/>
                <w:bCs/>
              </w:rPr>
              <w:t>Раздел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A99DCB" w14:textId="77777777" w:rsidR="000018DD" w:rsidRDefault="00000000" w:rsidP="00B313DE">
            <w:pPr>
              <w:jc w:val="center"/>
            </w:pPr>
            <w:r>
              <w:rPr>
                <w:b/>
                <w:bCs/>
              </w:rPr>
              <w:t>Срок выполнения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1728D1" w14:textId="77777777" w:rsidR="000018DD" w:rsidRDefault="00000000" w:rsidP="00B313DE">
            <w:pPr>
              <w:jc w:val="center"/>
            </w:pPr>
            <w:r>
              <w:rPr>
                <w:b/>
                <w:bCs/>
              </w:rPr>
              <w:t>Результат</w:t>
            </w:r>
          </w:p>
        </w:tc>
      </w:tr>
      <w:tr w:rsidR="000018DD" w14:paraId="38DED0EF" w14:textId="77777777">
        <w:trPr>
          <w:trHeight w:val="1340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F85E8" w14:textId="77777777" w:rsidR="000018DD" w:rsidRDefault="00000000">
            <w:pPr>
              <w:spacing w:before="240" w:after="240"/>
            </w:pPr>
            <w:r>
              <w:rPr>
                <w:b/>
                <w:bCs/>
              </w:rPr>
              <w:t>Обзор рынка загородной недвижимости и коттеджных комплексов в Ленинградской области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0CE14" w14:textId="77777777" w:rsidR="000018DD" w:rsidRDefault="00000000">
            <w:pPr>
              <w:spacing w:before="240" w:after="240"/>
            </w:pPr>
            <w:r>
              <w:t>5 рабочих дней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EA2F8" w14:textId="77777777" w:rsidR="000018DD" w:rsidRDefault="00000000">
            <w:pPr>
              <w:spacing w:before="240" w:after="240"/>
            </w:pPr>
            <w:r>
              <w:t>Подготовленный раздел аналитической записки с оценкой объема рынка, динамики развития за 3–5 лет, сезонности спроса, ключевых трендов и популярных форматов коттеджных комплексов с гостиничным управлением.</w:t>
            </w:r>
          </w:p>
        </w:tc>
      </w:tr>
      <w:tr w:rsidR="000018DD" w14:paraId="174A8933" w14:textId="77777777">
        <w:trPr>
          <w:trHeight w:val="1340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231E5" w14:textId="77777777" w:rsidR="000018DD" w:rsidRDefault="00000000">
            <w:pPr>
              <w:spacing w:before="240" w:after="240"/>
            </w:pPr>
            <w:r>
              <w:rPr>
                <w:b/>
                <w:bCs/>
              </w:rPr>
              <w:t>Конкурентный анализ (10–15 объектов)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0C90" w14:textId="77777777" w:rsidR="000018DD" w:rsidRDefault="00000000">
            <w:pPr>
              <w:spacing w:before="240" w:after="240"/>
            </w:pPr>
            <w:r>
              <w:t>7 рабочих дней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BB924" w14:textId="77777777" w:rsidR="000018DD" w:rsidRDefault="00000000">
            <w:pPr>
              <w:spacing w:before="240" w:after="240"/>
            </w:pPr>
            <w:r>
              <w:t>Таблица сравнительного анализа с ключевыми параметрами (формат, инфраструктура, цены, сезонность, позиционирование), анализ ценовой политики и выявленные незакрытые ниши.</w:t>
            </w:r>
          </w:p>
        </w:tc>
      </w:tr>
      <w:tr w:rsidR="000018DD" w14:paraId="715BBB8D" w14:textId="77777777">
        <w:trPr>
          <w:trHeight w:val="1625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E2B64" w14:textId="77777777" w:rsidR="000018DD" w:rsidRDefault="00000000">
            <w:pPr>
              <w:spacing w:before="240" w:after="240"/>
            </w:pPr>
            <w:r>
              <w:rPr>
                <w:b/>
                <w:bCs/>
              </w:rPr>
              <w:t>Сравнительный анализ локаций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36835" w14:textId="77777777" w:rsidR="000018DD" w:rsidRDefault="00000000">
            <w:pPr>
              <w:spacing w:before="240" w:after="240"/>
            </w:pPr>
            <w:r>
              <w:t>6 рабочих дней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17AAB" w14:textId="77777777" w:rsidR="000018DD" w:rsidRDefault="00000000">
            <w:pPr>
              <w:spacing w:before="240" w:after="240"/>
            </w:pPr>
            <w:r>
              <w:t>Матрица оценки локаций по утвержденным критериям с системой взвешенных баллов, ландшафтная и инфраструктурная оценка, анализ правовых ограничений, обоснованная рекомендация по выбору локации.</w:t>
            </w:r>
          </w:p>
        </w:tc>
      </w:tr>
      <w:tr w:rsidR="000018DD" w14:paraId="61001F8B" w14:textId="77777777">
        <w:trPr>
          <w:trHeight w:val="1340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6F8BF" w14:textId="77777777" w:rsidR="000018DD" w:rsidRDefault="00000000">
            <w:pPr>
              <w:spacing w:before="240" w:after="240"/>
            </w:pPr>
            <w:r>
              <w:rPr>
                <w:b/>
                <w:bCs/>
              </w:rPr>
              <w:lastRenderedPageBreak/>
              <w:t>Анализ целевой аудитории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1A036" w14:textId="77777777" w:rsidR="000018DD" w:rsidRDefault="00000000">
            <w:pPr>
              <w:spacing w:before="240" w:after="240"/>
            </w:pPr>
            <w:r>
              <w:t>5 рабочих дней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C15E0" w14:textId="77777777" w:rsidR="000018DD" w:rsidRDefault="00000000">
            <w:pPr>
              <w:spacing w:before="240" w:after="240"/>
            </w:pPr>
            <w:r>
              <w:t>Описание 3 ключевых сегментов ЦА: инвесторы в строительство, покупатели домов, арендаторы домов. Для каждого сегмента: социально-демографический портрет, мотивация, ключевые критерии выбора и барьеры. Гипотезы о потребностях применительно к формату коттеджного комплекса с гостиничным управлением.</w:t>
            </w:r>
          </w:p>
        </w:tc>
      </w:tr>
      <w:tr w:rsidR="000018DD" w14:paraId="4EC175CD" w14:textId="77777777">
        <w:trPr>
          <w:trHeight w:val="1625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70A49" w14:textId="77777777" w:rsidR="000018DD" w:rsidRDefault="00000000">
            <w:pPr>
              <w:spacing w:before="240" w:after="240"/>
            </w:pPr>
            <w:r>
              <w:rPr>
                <w:b/>
                <w:bCs/>
              </w:rPr>
              <w:t>Разработка вариантов концепции проекта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276D9" w14:textId="77777777" w:rsidR="000018DD" w:rsidRDefault="00000000">
            <w:pPr>
              <w:spacing w:before="240" w:after="240"/>
            </w:pPr>
            <w:r>
              <w:t>6 рабочих дней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644FD" w14:textId="77777777" w:rsidR="000018DD" w:rsidRDefault="00000000">
            <w:pPr>
              <w:spacing w:before="240" w:after="240"/>
            </w:pPr>
            <w:r>
              <w:t>Описание 2–3 концептуальных вариантов проекта с форматом позиционирования, УТП, архитектурно-ландшафтными ориентирами и сравнительной оценкой перспективности каждого варианта.</w:t>
            </w:r>
          </w:p>
        </w:tc>
      </w:tr>
      <w:tr w:rsidR="0023646E" w14:paraId="32FBD62C" w14:textId="77777777">
        <w:trPr>
          <w:trHeight w:val="1340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8E088" w14:textId="584D43D7" w:rsidR="0023646E" w:rsidRPr="0023646E" w:rsidRDefault="0023646E">
            <w:pPr>
              <w:spacing w:before="240" w:after="24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Содержание (перечень вопросов) глубинного интервью с экспертами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A8152" w14:textId="6D99572B" w:rsidR="0023646E" w:rsidRPr="0023646E" w:rsidRDefault="0023646E">
            <w:pPr>
              <w:spacing w:before="240" w:after="240"/>
              <w:rPr>
                <w:lang w:val="ru-RU"/>
              </w:rPr>
            </w:pPr>
            <w:r>
              <w:rPr>
                <w:lang w:val="ru-RU"/>
              </w:rPr>
              <w:t>2 рабочих дня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FFE4F" w14:textId="04F8CA73" w:rsidR="0023646E" w:rsidRPr="0023646E" w:rsidRDefault="0023646E">
            <w:pPr>
              <w:spacing w:before="240" w:after="240"/>
              <w:rPr>
                <w:lang w:val="ru-RU"/>
              </w:rPr>
            </w:pPr>
            <w:r>
              <w:rPr>
                <w:lang w:val="ru-RU"/>
              </w:rPr>
              <w:t>Подробный перечень вопросов для согласования</w:t>
            </w:r>
          </w:p>
        </w:tc>
      </w:tr>
      <w:tr w:rsidR="000018DD" w14:paraId="6F2252B9" w14:textId="77777777">
        <w:trPr>
          <w:trHeight w:val="1340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115C8" w14:textId="77777777" w:rsidR="000018DD" w:rsidRDefault="00000000">
            <w:pPr>
              <w:spacing w:before="240" w:after="240"/>
            </w:pPr>
            <w:r>
              <w:rPr>
                <w:b/>
                <w:bCs/>
              </w:rPr>
              <w:t>Экспертные инсайты и практические рекомендации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D9177" w14:textId="77777777" w:rsidR="000018DD" w:rsidRDefault="00000000">
            <w:pPr>
              <w:spacing w:before="240" w:after="240"/>
            </w:pPr>
            <w:r>
              <w:t>4 рабочих дня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26D27" w14:textId="77777777" w:rsidR="000018DD" w:rsidRDefault="00000000">
            <w:pPr>
              <w:spacing w:before="240" w:after="240"/>
            </w:pPr>
            <w:r>
              <w:t>Систематизированные рекомендации экспертов рынка, ориентиры по затратам и срокам реализации, перечень типичных рисков и ошибок при запуске подобных проектов.</w:t>
            </w:r>
          </w:p>
        </w:tc>
      </w:tr>
      <w:tr w:rsidR="000018DD" w14:paraId="51BE6A3A" w14:textId="77777777">
        <w:trPr>
          <w:trHeight w:val="1070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C7015" w14:textId="77777777" w:rsidR="000018DD" w:rsidRDefault="00000000">
            <w:pPr>
              <w:spacing w:before="240" w:after="240"/>
            </w:pPr>
            <w:r>
              <w:rPr>
                <w:b/>
                <w:bCs/>
              </w:rPr>
              <w:t>Предварительный SWOT-анализ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48642" w14:textId="77777777" w:rsidR="000018DD" w:rsidRDefault="00000000">
            <w:pPr>
              <w:spacing w:before="240" w:after="240"/>
            </w:pPr>
            <w:r>
              <w:t>2 рабочих дня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F6766" w14:textId="77777777" w:rsidR="000018DD" w:rsidRDefault="00000000">
            <w:pPr>
              <w:spacing w:before="240" w:after="240"/>
            </w:pPr>
            <w:r>
              <w:t>Структурированный SWOT-анализ проекта с учетом рыночных факторов, локации и выбранной концепции.</w:t>
            </w:r>
          </w:p>
        </w:tc>
      </w:tr>
      <w:tr w:rsidR="000018DD" w14:paraId="5C0CD603" w14:textId="77777777">
        <w:trPr>
          <w:trHeight w:val="1340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E196D" w14:textId="77777777" w:rsidR="000018DD" w:rsidRDefault="00000000">
            <w:pPr>
              <w:spacing w:before="240" w:after="240"/>
            </w:pPr>
            <w:r>
              <w:rPr>
                <w:b/>
                <w:bCs/>
              </w:rPr>
              <w:t>Выводы и рекомендации по целесообразности продолжения проекта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222B7" w14:textId="77777777" w:rsidR="000018DD" w:rsidRDefault="00000000">
            <w:pPr>
              <w:spacing w:before="240" w:after="240"/>
            </w:pPr>
            <w:r>
              <w:t>3 рабочих дня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AC88E" w14:textId="77777777" w:rsidR="000018DD" w:rsidRDefault="00000000">
            <w:pPr>
              <w:spacing w:before="240" w:after="240"/>
            </w:pPr>
            <w:r>
              <w:t>Итоговые выводы о перспективности проекта, рекомендации по следующему этапу (проектирование, инвестиционная модель, привлечение инвесторов).</w:t>
            </w:r>
          </w:p>
        </w:tc>
      </w:tr>
      <w:tr w:rsidR="000018DD" w14:paraId="617FD18C" w14:textId="77777777">
        <w:trPr>
          <w:trHeight w:val="1328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B168A" w14:textId="77777777" w:rsidR="000018DD" w:rsidRDefault="00000000">
            <w:pPr>
              <w:spacing w:before="240" w:after="240"/>
            </w:pPr>
            <w:r>
              <w:rPr>
                <w:b/>
                <w:bCs/>
              </w:rPr>
              <w:lastRenderedPageBreak/>
              <w:t>Подготовка аналитической записки (15–20 страниц)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CAA16" w14:textId="77777777" w:rsidR="000018DD" w:rsidRDefault="00000000">
            <w:pPr>
              <w:spacing w:before="240" w:after="240"/>
            </w:pPr>
            <w:r>
              <w:t>4 рабочих дня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5F4DE" w14:textId="77777777" w:rsidR="000018DD" w:rsidRDefault="00000000">
            <w:pPr>
              <w:spacing w:before="240" w:after="240"/>
            </w:pPr>
            <w:r>
              <w:t>Консолидированный документ с единым стилем, логикой и структурой, готовый к передаче Заказчику.</w:t>
            </w:r>
          </w:p>
        </w:tc>
      </w:tr>
      <w:tr w:rsidR="000018DD" w14:paraId="1B513AA9" w14:textId="77777777">
        <w:trPr>
          <w:trHeight w:val="1895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6CD15" w14:textId="77777777" w:rsidR="000018DD" w:rsidRDefault="00000000">
            <w:pPr>
              <w:spacing w:before="240" w:after="240"/>
            </w:pPr>
            <w:r>
              <w:rPr>
                <w:b/>
                <w:bCs/>
              </w:rPr>
              <w:t>Подготовка презентации (12–15 слайдов)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6AE0A" w14:textId="77777777" w:rsidR="000018DD" w:rsidRDefault="00000000">
            <w:pPr>
              <w:spacing w:before="240" w:after="240"/>
            </w:pPr>
            <w:r>
              <w:t>5 рабочих дней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FA8F2" w14:textId="77777777" w:rsidR="000018DD" w:rsidRDefault="00000000">
            <w:pPr>
              <w:spacing w:before="240" w:after="240"/>
            </w:pPr>
            <w:r>
              <w:t>Визуализированная презентация с ключевыми результатами: состояние рынка, карта конкурентного позиционирования, сравнительный анализ локаций, портреты ЦА, варианты концепции, экспертные рекомендации и итоговая оценка перспективности проекта.</w:t>
            </w:r>
          </w:p>
        </w:tc>
      </w:tr>
    </w:tbl>
    <w:p w14:paraId="086FCF4F" w14:textId="48A74A6F" w:rsidR="00512807" w:rsidRDefault="00000000">
      <w:pPr>
        <w:spacing w:before="240" w:after="240"/>
      </w:pPr>
      <w:r w:rsidRPr="00BA6FFE">
        <w:rPr>
          <w:sz w:val="24"/>
          <w:szCs w:val="24"/>
        </w:rPr>
        <w:t>Общий ориентировочный срок выполнения полного объема работ — 6–8 недель, включая согласование промежуточных результатов.</w:t>
      </w:r>
    </w:p>
    <w:p w14:paraId="54DF5FD0" w14:textId="77777777" w:rsidR="00512807" w:rsidRDefault="00512807">
      <w:r>
        <w:br w:type="page"/>
      </w:r>
    </w:p>
    <w:p w14:paraId="502715E7" w14:textId="77777777" w:rsidR="000018DD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qk1ktlt7ojl3" w:colFirst="0" w:colLast="0"/>
      <w:bookmarkEnd w:id="30"/>
      <w:r>
        <w:rPr>
          <w:b/>
          <w:bCs/>
          <w:sz w:val="34"/>
          <w:szCs w:val="34"/>
        </w:rPr>
        <w:lastRenderedPageBreak/>
        <w:t>5. Условия согласования</w:t>
      </w:r>
    </w:p>
    <w:p w14:paraId="068028F2" w14:textId="77777777" w:rsidR="000018DD" w:rsidRPr="00BA6FFE" w:rsidRDefault="00000000" w:rsidP="00BF21F8">
      <w:pPr>
        <w:spacing w:before="240" w:after="240"/>
        <w:jc w:val="both"/>
        <w:rPr>
          <w:sz w:val="24"/>
          <w:szCs w:val="24"/>
        </w:rPr>
      </w:pPr>
      <w:r w:rsidRPr="00BA6FFE">
        <w:rPr>
          <w:sz w:val="24"/>
          <w:szCs w:val="24"/>
        </w:rPr>
        <w:t>Настоящее техническое задание подлежит согласованию сторонами до начала выполнения работ. Все изменения в объеме работ фиксируются дополнительным соглашением.</w:t>
      </w:r>
    </w:p>
    <w:p w14:paraId="50D68F94" w14:textId="77777777" w:rsidR="000018DD" w:rsidRPr="00BA6FFE" w:rsidRDefault="00000000">
      <w:pPr>
        <w:spacing w:before="240" w:after="240"/>
        <w:rPr>
          <w:b/>
          <w:bCs/>
          <w:sz w:val="24"/>
          <w:szCs w:val="24"/>
        </w:rPr>
      </w:pPr>
      <w:r w:rsidRPr="00BA6FFE">
        <w:rPr>
          <w:b/>
          <w:bCs/>
          <w:sz w:val="24"/>
          <w:szCs w:val="24"/>
        </w:rPr>
        <w:t>Что дальше (не входит в текущий состав работ)</w:t>
      </w:r>
    </w:p>
    <w:tbl>
      <w:tblPr>
        <w:tblStyle w:val="a6"/>
        <w:tblW w:w="92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540"/>
      </w:tblGrid>
      <w:tr w:rsidR="000018DD" w14:paraId="0E8C364B" w14:textId="77777777" w:rsidTr="00BA6FFE">
        <w:trPr>
          <w:trHeight w:val="495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EF343" w14:textId="77777777" w:rsidR="000018DD" w:rsidRPr="00BA6FFE" w:rsidRDefault="00000000" w:rsidP="00BA6FFE">
            <w:pPr>
              <w:jc w:val="center"/>
              <w:rPr>
                <w:b/>
                <w:bCs/>
              </w:rPr>
            </w:pPr>
            <w:r w:rsidRPr="00BA6FFE">
              <w:rPr>
                <w:b/>
                <w:bCs/>
              </w:rPr>
              <w:t>Этап</w:t>
            </w:r>
          </w:p>
        </w:tc>
        <w:tc>
          <w:tcPr>
            <w:tcW w:w="6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72AA8" w14:textId="77777777" w:rsidR="000018DD" w:rsidRPr="00BA6FFE" w:rsidRDefault="00000000" w:rsidP="00BA6FFE">
            <w:pPr>
              <w:jc w:val="center"/>
              <w:rPr>
                <w:b/>
                <w:bCs/>
              </w:rPr>
            </w:pPr>
            <w:r w:rsidRPr="00BA6FFE">
              <w:rPr>
                <w:b/>
                <w:bCs/>
              </w:rPr>
              <w:t>Содержание</w:t>
            </w:r>
          </w:p>
        </w:tc>
      </w:tr>
      <w:tr w:rsidR="000018DD" w14:paraId="282A6FF1" w14:textId="77777777">
        <w:trPr>
          <w:trHeight w:val="7980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B84C2" w14:textId="77777777" w:rsidR="000018DD" w:rsidRPr="00BA6FFE" w:rsidRDefault="00000000">
            <w:pPr>
              <w:rPr>
                <w:b/>
                <w:bCs/>
              </w:rPr>
            </w:pPr>
            <w:r w:rsidRPr="00BA6FFE">
              <w:rPr>
                <w:b/>
                <w:bCs/>
              </w:rPr>
              <w:t>ЭТАП 2: Оценка инвестиционной привлекательности</w:t>
            </w:r>
          </w:p>
        </w:tc>
        <w:tc>
          <w:tcPr>
            <w:tcW w:w="6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0D214" w14:textId="77777777" w:rsidR="000018DD" w:rsidRPr="00BA6FFE" w:rsidRDefault="00000000">
            <w:r w:rsidRPr="00BA6FFE">
              <w:rPr>
                <w:b/>
                <w:bCs/>
              </w:rPr>
              <w:t>Цель</w:t>
            </w:r>
            <w:proofErr w:type="gramStart"/>
            <w:r w:rsidRPr="00BA6FFE">
              <w:rPr>
                <w:b/>
                <w:bCs/>
              </w:rPr>
              <w:t xml:space="preserve">: </w:t>
            </w:r>
            <w:r w:rsidRPr="00BA6FFE">
              <w:t>Определить</w:t>
            </w:r>
            <w:proofErr w:type="gramEnd"/>
            <w:r w:rsidRPr="00BA6FFE">
              <w:t xml:space="preserve"> финансовую целесообразность реализации проекта</w:t>
            </w:r>
          </w:p>
          <w:p w14:paraId="09B82DAC" w14:textId="77777777" w:rsidR="000018DD" w:rsidRPr="00BA6FFE" w:rsidRDefault="00000000">
            <w:r w:rsidRPr="00BA6FFE">
              <w:t xml:space="preserve"> </w:t>
            </w:r>
          </w:p>
          <w:p w14:paraId="79BCE23E" w14:textId="77777777" w:rsidR="000018DD" w:rsidRPr="00BA6FFE" w:rsidRDefault="00000000">
            <w:pPr>
              <w:rPr>
                <w:b/>
                <w:bCs/>
              </w:rPr>
            </w:pPr>
            <w:r w:rsidRPr="00BA6FFE">
              <w:rPr>
                <w:b/>
                <w:bCs/>
              </w:rPr>
              <w:t>Основные работы:</w:t>
            </w:r>
          </w:p>
          <w:p w14:paraId="5E405EA8" w14:textId="77777777" w:rsidR="000018DD" w:rsidRPr="00BA6FFE" w:rsidRDefault="00000000">
            <w:r w:rsidRPr="00BA6FFE">
              <w:t>• Детализация концепции проекта</w:t>
            </w:r>
          </w:p>
          <w:p w14:paraId="667C2FDE" w14:textId="77777777" w:rsidR="000018DD" w:rsidRPr="00BA6FFE" w:rsidRDefault="00000000">
            <w:r w:rsidRPr="00BA6FFE">
              <w:t>• Расчет капитальных затрат (CAPEX)</w:t>
            </w:r>
          </w:p>
          <w:p w14:paraId="45453383" w14:textId="77777777" w:rsidR="000018DD" w:rsidRPr="00BA6FFE" w:rsidRDefault="00000000">
            <w:r w:rsidRPr="00BA6FFE">
              <w:t>• Разработка ценовой стратегии и тарифной сетки</w:t>
            </w:r>
          </w:p>
          <w:p w14:paraId="0AD5F698" w14:textId="77777777" w:rsidR="000018DD" w:rsidRPr="00BA6FFE" w:rsidRDefault="00000000">
            <w:r w:rsidRPr="00BA6FFE">
              <w:t>• Прогноз загрузки по месяцам и сценариям</w:t>
            </w:r>
          </w:p>
          <w:p w14:paraId="4D61DC11" w14:textId="77777777" w:rsidR="000018DD" w:rsidRPr="00BA6FFE" w:rsidRDefault="00000000">
            <w:r w:rsidRPr="00BA6FFE">
              <w:t>• Расчет операционных расходов (OPEX)</w:t>
            </w:r>
          </w:p>
          <w:p w14:paraId="3E445084" w14:textId="77777777" w:rsidR="000018DD" w:rsidRPr="00BA6FFE" w:rsidRDefault="00000000">
            <w:r w:rsidRPr="00BA6FFE">
              <w:t>• Финансовая модель на 5 лет (NPV, IRR, ROI, окупаемость)</w:t>
            </w:r>
          </w:p>
          <w:p w14:paraId="5DD1B7B6" w14:textId="77777777" w:rsidR="000018DD" w:rsidRPr="00BA6FFE" w:rsidRDefault="00000000">
            <w:r w:rsidRPr="00BA6FFE">
              <w:t>• Анализ чувствительности к изменению параметров</w:t>
            </w:r>
          </w:p>
          <w:p w14:paraId="5181A033" w14:textId="77777777" w:rsidR="000018DD" w:rsidRPr="00BA6FFE" w:rsidRDefault="00000000">
            <w:r w:rsidRPr="00BA6FFE">
              <w:t>• Варианты привлечения инвестиций и доходность для инвесторов</w:t>
            </w:r>
          </w:p>
          <w:p w14:paraId="74EBB19F" w14:textId="77777777" w:rsidR="000018DD" w:rsidRPr="00BA6FFE" w:rsidRDefault="00000000">
            <w:r w:rsidRPr="00BA6FFE">
              <w:t>• Анализ рисков и меры минимизации</w:t>
            </w:r>
          </w:p>
          <w:p w14:paraId="110A0C96" w14:textId="77777777" w:rsidR="000018DD" w:rsidRPr="00BA6FFE" w:rsidRDefault="00000000">
            <w:r w:rsidRPr="00BA6FFE">
              <w:t xml:space="preserve"> </w:t>
            </w:r>
          </w:p>
          <w:p w14:paraId="499198A7" w14:textId="77777777" w:rsidR="000018DD" w:rsidRPr="00BA6FFE" w:rsidRDefault="00000000">
            <w:pPr>
              <w:rPr>
                <w:b/>
                <w:bCs/>
              </w:rPr>
            </w:pPr>
            <w:r w:rsidRPr="00BA6FFE">
              <w:rPr>
                <w:b/>
                <w:bCs/>
              </w:rPr>
              <w:t>Результаты:</w:t>
            </w:r>
          </w:p>
          <w:p w14:paraId="719A276A" w14:textId="77777777" w:rsidR="000018DD" w:rsidRPr="00BA6FFE" w:rsidRDefault="00000000">
            <w:r w:rsidRPr="00BA6FFE">
              <w:t>• Инвестиционный меморандум (</w:t>
            </w:r>
            <w:proofErr w:type="gramStart"/>
            <w:r w:rsidRPr="00BA6FFE">
              <w:t>30-40</w:t>
            </w:r>
            <w:proofErr w:type="gramEnd"/>
            <w:r w:rsidRPr="00BA6FFE">
              <w:t xml:space="preserve"> стр.)</w:t>
            </w:r>
          </w:p>
          <w:p w14:paraId="41E70B2A" w14:textId="77777777" w:rsidR="000018DD" w:rsidRPr="00BA6FFE" w:rsidRDefault="00000000">
            <w:r w:rsidRPr="00BA6FFE">
              <w:t>• Финансовая модель в Excel</w:t>
            </w:r>
          </w:p>
          <w:p w14:paraId="57A41543" w14:textId="77777777" w:rsidR="000018DD" w:rsidRPr="00BA6FFE" w:rsidRDefault="00000000">
            <w:r w:rsidRPr="00BA6FFE">
              <w:t>• Презентация для инвесторов (</w:t>
            </w:r>
            <w:proofErr w:type="gramStart"/>
            <w:r w:rsidRPr="00BA6FFE">
              <w:t>20-25</w:t>
            </w:r>
            <w:proofErr w:type="gramEnd"/>
            <w:r w:rsidRPr="00BA6FFE">
              <w:t xml:space="preserve"> слайдов)</w:t>
            </w:r>
          </w:p>
          <w:p w14:paraId="4CD07E5C" w14:textId="77777777" w:rsidR="000018DD" w:rsidRPr="00BA6FFE" w:rsidRDefault="00000000">
            <w:r w:rsidRPr="00BA6FFE">
              <w:t xml:space="preserve"> </w:t>
            </w:r>
          </w:p>
          <w:p w14:paraId="758C7326" w14:textId="77777777" w:rsidR="000018DD" w:rsidRPr="00BA6FFE" w:rsidRDefault="00000000">
            <w:r w:rsidRPr="00BA6FFE">
              <w:t xml:space="preserve"> </w:t>
            </w:r>
          </w:p>
        </w:tc>
      </w:tr>
      <w:tr w:rsidR="000018DD" w14:paraId="2EC895BF" w14:textId="77777777">
        <w:trPr>
          <w:trHeight w:val="10485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54331" w14:textId="77777777" w:rsidR="000018DD" w:rsidRPr="00BA6FFE" w:rsidRDefault="00000000">
            <w:pPr>
              <w:rPr>
                <w:b/>
                <w:bCs/>
                <w:rPrChange w:id="31" w:author="Boris Kamolin" w:date="2026-02-21T14:51:00Z" w16du:dateUtc="2026-02-21T11:51:00Z">
                  <w:rPr>
                    <w:b/>
                    <w:bCs/>
                    <w:sz w:val="24"/>
                    <w:szCs w:val="24"/>
                  </w:rPr>
                </w:rPrChange>
              </w:rPr>
            </w:pPr>
            <w:r w:rsidRPr="00BA6FFE">
              <w:rPr>
                <w:b/>
                <w:bCs/>
                <w:rPrChange w:id="32" w:author="Boris Kamolin" w:date="2026-02-21T14:51:00Z" w16du:dateUtc="2026-02-21T11:51:00Z">
                  <w:rPr>
                    <w:b/>
                    <w:bCs/>
                    <w:sz w:val="24"/>
                    <w:szCs w:val="24"/>
                  </w:rPr>
                </w:rPrChange>
              </w:rPr>
              <w:lastRenderedPageBreak/>
              <w:t>ЭТАП 3: Глубокое исследование и полный маркетинговый план</w:t>
            </w:r>
          </w:p>
        </w:tc>
        <w:tc>
          <w:tcPr>
            <w:tcW w:w="6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BFBC6A" w14:textId="77777777" w:rsidR="000018DD" w:rsidRPr="00BA6FFE" w:rsidRDefault="00000000">
            <w:pPr>
              <w:rPr>
                <w:rPrChange w:id="33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</w:pPr>
            <w:r w:rsidRPr="00BA6FFE">
              <w:rPr>
                <w:b/>
                <w:bCs/>
                <w:rPrChange w:id="34" w:author="Boris Kamolin" w:date="2026-02-21T14:51:00Z" w16du:dateUtc="2026-02-21T11:51:00Z">
                  <w:rPr>
                    <w:b/>
                    <w:bCs/>
                    <w:sz w:val="24"/>
                    <w:szCs w:val="24"/>
                  </w:rPr>
                </w:rPrChange>
              </w:rPr>
              <w:t>Цель</w:t>
            </w:r>
            <w:proofErr w:type="gramStart"/>
            <w:r w:rsidRPr="00BA6FFE">
              <w:rPr>
                <w:b/>
                <w:bCs/>
                <w:rPrChange w:id="35" w:author="Boris Kamolin" w:date="2026-02-21T14:51:00Z" w16du:dateUtc="2026-02-21T11:51:00Z">
                  <w:rPr>
                    <w:b/>
                    <w:bCs/>
                    <w:sz w:val="24"/>
                    <w:szCs w:val="24"/>
                  </w:rPr>
                </w:rPrChange>
              </w:rPr>
              <w:t xml:space="preserve">: </w:t>
            </w:r>
            <w:r w:rsidRPr="00BA6FFE">
              <w:rPr>
                <w:rPrChange w:id="36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>Разработать</w:t>
            </w:r>
            <w:proofErr w:type="gramEnd"/>
            <w:r w:rsidRPr="00BA6FFE">
              <w:rPr>
                <w:rPrChange w:id="37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 xml:space="preserve"> детальную стратегию запуска и развития коттеджного комплекса с гостиничным управлением</w:t>
            </w:r>
          </w:p>
          <w:p w14:paraId="6FAC1408" w14:textId="77777777" w:rsidR="000018DD" w:rsidRPr="00BA6FFE" w:rsidRDefault="00000000">
            <w:pPr>
              <w:rPr>
                <w:rPrChange w:id="38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</w:pPr>
            <w:r w:rsidRPr="00BA6FFE">
              <w:rPr>
                <w:rPrChange w:id="39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 xml:space="preserve"> </w:t>
            </w:r>
          </w:p>
          <w:p w14:paraId="37897BE8" w14:textId="77777777" w:rsidR="000018DD" w:rsidRPr="00BA6FFE" w:rsidRDefault="00000000">
            <w:pPr>
              <w:rPr>
                <w:b/>
                <w:bCs/>
                <w:rPrChange w:id="40" w:author="Boris Kamolin" w:date="2026-02-21T14:51:00Z" w16du:dateUtc="2026-02-21T11:51:00Z">
                  <w:rPr>
                    <w:b/>
                    <w:bCs/>
                    <w:sz w:val="24"/>
                    <w:szCs w:val="24"/>
                  </w:rPr>
                </w:rPrChange>
              </w:rPr>
            </w:pPr>
            <w:r w:rsidRPr="00BA6FFE">
              <w:rPr>
                <w:b/>
                <w:bCs/>
                <w:rPrChange w:id="41" w:author="Boris Kamolin" w:date="2026-02-21T14:51:00Z" w16du:dateUtc="2026-02-21T11:51:00Z">
                  <w:rPr>
                    <w:b/>
                    <w:bCs/>
                    <w:sz w:val="24"/>
                    <w:szCs w:val="24"/>
                  </w:rPr>
                </w:rPrChange>
              </w:rPr>
              <w:t>Основные работы:</w:t>
            </w:r>
          </w:p>
          <w:p w14:paraId="306336A5" w14:textId="77777777" w:rsidR="000018DD" w:rsidRPr="00BA6FFE" w:rsidRDefault="00000000">
            <w:pPr>
              <w:rPr>
                <w:rPrChange w:id="42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</w:pPr>
            <w:r w:rsidRPr="00BA6FFE">
              <w:rPr>
                <w:rPrChange w:id="43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 xml:space="preserve">• Углубленный анализ </w:t>
            </w:r>
            <w:proofErr w:type="gramStart"/>
            <w:r w:rsidRPr="00BA6FFE">
              <w:rPr>
                <w:rPrChange w:id="44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>15-20</w:t>
            </w:r>
            <w:proofErr w:type="gramEnd"/>
            <w:r w:rsidRPr="00BA6FFE">
              <w:rPr>
                <w:rPrChange w:id="45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 xml:space="preserve"> конкурентов с бенчмаркингом</w:t>
            </w:r>
          </w:p>
          <w:p w14:paraId="693416BB" w14:textId="77777777" w:rsidR="000018DD" w:rsidRPr="00BA6FFE" w:rsidRDefault="00000000">
            <w:pPr>
              <w:rPr>
                <w:rPrChange w:id="46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</w:pPr>
            <w:r w:rsidRPr="00BA6FFE">
              <w:rPr>
                <w:rPrChange w:id="47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 xml:space="preserve">• Customer Development — </w:t>
            </w:r>
            <w:proofErr w:type="gramStart"/>
            <w:r w:rsidRPr="00BA6FFE">
              <w:rPr>
                <w:rPrChange w:id="48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>3-5</w:t>
            </w:r>
            <w:proofErr w:type="gramEnd"/>
            <w:r w:rsidRPr="00BA6FFE">
              <w:rPr>
                <w:rPrChange w:id="49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 xml:space="preserve"> глубинных интервью с ЦА </w:t>
            </w:r>
          </w:p>
          <w:p w14:paraId="0E58E605" w14:textId="77777777" w:rsidR="000018DD" w:rsidRPr="00BA6FFE" w:rsidRDefault="00000000">
            <w:pPr>
              <w:rPr>
                <w:rPrChange w:id="50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</w:pPr>
            <w:r w:rsidRPr="00BA6FFE">
              <w:rPr>
                <w:rPrChange w:id="51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 xml:space="preserve">• Количественный опрос </w:t>
            </w:r>
            <w:proofErr w:type="gramStart"/>
            <w:r w:rsidRPr="00BA6FFE">
              <w:rPr>
                <w:rPrChange w:id="52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>600-800</w:t>
            </w:r>
            <w:proofErr w:type="gramEnd"/>
            <w:r w:rsidRPr="00BA6FFE">
              <w:rPr>
                <w:rPrChange w:id="53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 xml:space="preserve"> потребителей</w:t>
            </w:r>
          </w:p>
          <w:p w14:paraId="037CF861" w14:textId="77777777" w:rsidR="000018DD" w:rsidRPr="00BA6FFE" w:rsidRDefault="00000000">
            <w:pPr>
              <w:rPr>
                <w:rPrChange w:id="54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</w:pPr>
            <w:r w:rsidRPr="00BA6FFE">
              <w:rPr>
                <w:rPrChange w:id="55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>• Разработка детальных портретов ЦА</w:t>
            </w:r>
          </w:p>
          <w:p w14:paraId="6C515B4E" w14:textId="77777777" w:rsidR="000018DD" w:rsidRPr="00BA6FFE" w:rsidRDefault="00000000">
            <w:pPr>
              <w:rPr>
                <w:rPrChange w:id="56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</w:pPr>
            <w:r w:rsidRPr="00BA6FFE">
              <w:rPr>
                <w:rPrChange w:id="57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>• Визуальная концепция (moodboard, tone of voice, архитектурный стиль)</w:t>
            </w:r>
          </w:p>
          <w:p w14:paraId="0828B6C6" w14:textId="77777777" w:rsidR="000018DD" w:rsidRPr="00BA6FFE" w:rsidRDefault="00000000">
            <w:pPr>
              <w:rPr>
                <w:rPrChange w:id="58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</w:pPr>
            <w:r w:rsidRPr="00BA6FFE">
              <w:rPr>
                <w:rPrChange w:id="59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>• Стратегия позиционирования и УТП</w:t>
            </w:r>
          </w:p>
          <w:p w14:paraId="1CF89217" w14:textId="77777777" w:rsidR="000018DD" w:rsidRPr="00BA6FFE" w:rsidRDefault="00000000">
            <w:pPr>
              <w:rPr>
                <w:rPrChange w:id="60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</w:pPr>
            <w:r w:rsidRPr="00BA6FFE">
              <w:rPr>
                <w:rPrChange w:id="61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>• Оптимальный состав услуг и номерного фонда</w:t>
            </w:r>
          </w:p>
          <w:p w14:paraId="07092CC3" w14:textId="77777777" w:rsidR="000018DD" w:rsidRPr="00BA6FFE" w:rsidRDefault="00000000">
            <w:pPr>
              <w:rPr>
                <w:rPrChange w:id="62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</w:pPr>
            <w:r w:rsidRPr="00BA6FFE">
              <w:rPr>
                <w:rPrChange w:id="63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>• Комплексная стратегия продвижения с медиапланом</w:t>
            </w:r>
          </w:p>
          <w:p w14:paraId="0606F55B" w14:textId="77777777" w:rsidR="000018DD" w:rsidRPr="00BA6FFE" w:rsidRDefault="00000000">
            <w:pPr>
              <w:rPr>
                <w:rPrChange w:id="64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</w:pPr>
            <w:r w:rsidRPr="00BA6FFE">
              <w:rPr>
                <w:rPrChange w:id="65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>• Стратегия привлечения инвесторов</w:t>
            </w:r>
          </w:p>
          <w:p w14:paraId="53FF6698" w14:textId="77777777" w:rsidR="000018DD" w:rsidRPr="00BA6FFE" w:rsidRDefault="00000000">
            <w:pPr>
              <w:rPr>
                <w:rPrChange w:id="66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</w:pPr>
            <w:r w:rsidRPr="00BA6FFE">
              <w:rPr>
                <w:rPrChange w:id="67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>• Поэтапный план запуска (Roadmap)</w:t>
            </w:r>
          </w:p>
          <w:p w14:paraId="080FBA73" w14:textId="77777777" w:rsidR="000018DD" w:rsidRPr="00BA6FFE" w:rsidRDefault="00000000">
            <w:pPr>
              <w:rPr>
                <w:rPrChange w:id="68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</w:pPr>
            <w:r w:rsidRPr="00BA6FFE">
              <w:rPr>
                <w:rPrChange w:id="69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 xml:space="preserve"> </w:t>
            </w:r>
          </w:p>
          <w:p w14:paraId="5E709076" w14:textId="77777777" w:rsidR="000018DD" w:rsidRPr="00BA6FFE" w:rsidRDefault="00000000">
            <w:pPr>
              <w:rPr>
                <w:b/>
                <w:bCs/>
                <w:rPrChange w:id="70" w:author="Boris Kamolin" w:date="2026-02-21T14:51:00Z" w16du:dateUtc="2026-02-21T11:51:00Z">
                  <w:rPr>
                    <w:b/>
                    <w:bCs/>
                    <w:sz w:val="24"/>
                    <w:szCs w:val="24"/>
                  </w:rPr>
                </w:rPrChange>
              </w:rPr>
            </w:pPr>
            <w:r w:rsidRPr="00BA6FFE">
              <w:rPr>
                <w:b/>
                <w:bCs/>
                <w:rPrChange w:id="71" w:author="Boris Kamolin" w:date="2026-02-21T14:51:00Z" w16du:dateUtc="2026-02-21T11:51:00Z">
                  <w:rPr>
                    <w:b/>
                    <w:bCs/>
                    <w:sz w:val="24"/>
                    <w:szCs w:val="24"/>
                  </w:rPr>
                </w:rPrChange>
              </w:rPr>
              <w:t>Результаты:</w:t>
            </w:r>
          </w:p>
          <w:p w14:paraId="1F62F209" w14:textId="77777777" w:rsidR="000018DD" w:rsidRPr="00BA6FFE" w:rsidRDefault="00000000">
            <w:pPr>
              <w:rPr>
                <w:rPrChange w:id="72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</w:pPr>
            <w:r w:rsidRPr="00BA6FFE">
              <w:rPr>
                <w:rPrChange w:id="73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>• Полный маркетинговый план (</w:t>
            </w:r>
            <w:proofErr w:type="gramStart"/>
            <w:r w:rsidRPr="00BA6FFE">
              <w:rPr>
                <w:rPrChange w:id="74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>80-100</w:t>
            </w:r>
            <w:proofErr w:type="gramEnd"/>
            <w:r w:rsidRPr="00BA6FFE">
              <w:rPr>
                <w:rPrChange w:id="75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 xml:space="preserve"> стр.)</w:t>
            </w:r>
          </w:p>
          <w:p w14:paraId="31EBFDB7" w14:textId="77777777" w:rsidR="000018DD" w:rsidRPr="00BA6FFE" w:rsidRDefault="00000000">
            <w:pPr>
              <w:rPr>
                <w:rPrChange w:id="76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</w:pPr>
            <w:r w:rsidRPr="00BA6FFE">
              <w:rPr>
                <w:rPrChange w:id="77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>• Презентация PowerPoint (</w:t>
            </w:r>
            <w:proofErr w:type="gramStart"/>
            <w:r w:rsidRPr="00BA6FFE">
              <w:rPr>
                <w:rPrChange w:id="78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>40-50</w:t>
            </w:r>
            <w:proofErr w:type="gramEnd"/>
            <w:r w:rsidRPr="00BA6FFE">
              <w:rPr>
                <w:rPrChange w:id="79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 xml:space="preserve"> слайдов)</w:t>
            </w:r>
          </w:p>
          <w:p w14:paraId="45712308" w14:textId="77777777" w:rsidR="000018DD" w:rsidRPr="00BA6FFE" w:rsidRDefault="00000000">
            <w:pPr>
              <w:rPr>
                <w:rPrChange w:id="80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</w:pPr>
            <w:r w:rsidRPr="00BA6FFE">
              <w:rPr>
                <w:rPrChange w:id="81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>• База данных опросов, расшифровки интервью</w:t>
            </w:r>
          </w:p>
          <w:p w14:paraId="2059C3AC" w14:textId="77777777" w:rsidR="000018DD" w:rsidRPr="00BA6FFE" w:rsidRDefault="00000000">
            <w:pPr>
              <w:rPr>
                <w:rPrChange w:id="82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</w:pPr>
            <w:r w:rsidRPr="00BA6FFE">
              <w:rPr>
                <w:rPrChange w:id="83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>• Отчеты Mystery Shopping</w:t>
            </w:r>
          </w:p>
          <w:p w14:paraId="2EB46830" w14:textId="77777777" w:rsidR="000018DD" w:rsidRPr="00BA6FFE" w:rsidRDefault="00000000">
            <w:pPr>
              <w:rPr>
                <w:rPrChange w:id="84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</w:pPr>
            <w:r w:rsidRPr="00BA6FFE">
              <w:rPr>
                <w:rPrChange w:id="85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>• Медиаплан на 12 месяцев</w:t>
            </w:r>
          </w:p>
          <w:p w14:paraId="5A0DD6F2" w14:textId="77777777" w:rsidR="000018DD" w:rsidRPr="00BA6FFE" w:rsidRDefault="00000000">
            <w:pPr>
              <w:rPr>
                <w:rPrChange w:id="86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</w:pPr>
            <w:r w:rsidRPr="00BA6FFE">
              <w:rPr>
                <w:rPrChange w:id="87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>• Обновленная финансовая модель</w:t>
            </w:r>
          </w:p>
          <w:p w14:paraId="5FFBF620" w14:textId="77777777" w:rsidR="000018DD" w:rsidRPr="00BA6FFE" w:rsidRDefault="00000000">
            <w:pPr>
              <w:rPr>
                <w:rPrChange w:id="88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</w:pPr>
            <w:r w:rsidRPr="00BA6FFE">
              <w:rPr>
                <w:rPrChange w:id="89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>• Moodboard и визуальная концепция</w:t>
            </w:r>
          </w:p>
          <w:p w14:paraId="601E1F43" w14:textId="77777777" w:rsidR="000018DD" w:rsidRPr="00BA6FFE" w:rsidRDefault="00000000">
            <w:pPr>
              <w:rPr>
                <w:rPrChange w:id="90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</w:pPr>
            <w:r w:rsidRPr="00BA6FFE">
              <w:rPr>
                <w:rPrChange w:id="91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 xml:space="preserve"> </w:t>
            </w:r>
          </w:p>
          <w:p w14:paraId="7EA22DEB" w14:textId="77777777" w:rsidR="000018DD" w:rsidRPr="00BA6FFE" w:rsidRDefault="00000000">
            <w:pPr>
              <w:rPr>
                <w:rPrChange w:id="92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</w:pPr>
            <w:r w:rsidRPr="00BA6FFE">
              <w:rPr>
                <w:rPrChange w:id="93" w:author="Boris Kamolin" w:date="2026-02-21T14:51:00Z" w16du:dateUtc="2026-02-21T11:51:00Z">
                  <w:rPr>
                    <w:sz w:val="24"/>
                    <w:szCs w:val="24"/>
                  </w:rPr>
                </w:rPrChange>
              </w:rPr>
              <w:t xml:space="preserve"> </w:t>
            </w:r>
          </w:p>
        </w:tc>
      </w:tr>
    </w:tbl>
    <w:p w14:paraId="60258026" w14:textId="77777777" w:rsidR="000018DD" w:rsidRDefault="000018DD">
      <w:pPr>
        <w:spacing w:before="240" w:after="240"/>
      </w:pPr>
    </w:p>
    <w:sectPr w:rsidR="000018DD" w:rsidSect="00EE4148">
      <w:pgSz w:w="11909" w:h="16834"/>
      <w:pgMar w:top="568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266E82F2-B68E-4000-BCC5-132BF5BE65D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AD3A4BF-DE63-41B8-B064-CEBD89194D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352"/>
    <w:multiLevelType w:val="hybridMultilevel"/>
    <w:tmpl w:val="A600F0E0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F104298"/>
    <w:multiLevelType w:val="multilevel"/>
    <w:tmpl w:val="2A24EE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386364"/>
    <w:multiLevelType w:val="hybridMultilevel"/>
    <w:tmpl w:val="998E4BEA"/>
    <w:lvl w:ilvl="0" w:tplc="0419000B">
      <w:start w:val="1"/>
      <w:numFmt w:val="bullet"/>
      <w:lvlText w:val=""/>
      <w:lvlJc w:val="left"/>
      <w:pPr>
        <w:ind w:left="158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" w15:restartNumberingAfterBreak="0">
    <w:nsid w:val="38CE0202"/>
    <w:multiLevelType w:val="multilevel"/>
    <w:tmpl w:val="64848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E34382"/>
    <w:multiLevelType w:val="multilevel"/>
    <w:tmpl w:val="36689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5C3DA2"/>
    <w:multiLevelType w:val="hybridMultilevel"/>
    <w:tmpl w:val="4990A27C"/>
    <w:lvl w:ilvl="0" w:tplc="0419000F">
      <w:start w:val="1"/>
      <w:numFmt w:val="decimal"/>
      <w:lvlText w:val="%1."/>
      <w:lvlJc w:val="left"/>
      <w:pPr>
        <w:ind w:left="792" w:hanging="360"/>
      </w:p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4E82123D"/>
    <w:multiLevelType w:val="hybridMultilevel"/>
    <w:tmpl w:val="631CC0C8"/>
    <w:lvl w:ilvl="0" w:tplc="041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05342C3"/>
    <w:multiLevelType w:val="multilevel"/>
    <w:tmpl w:val="0A328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096589C"/>
    <w:multiLevelType w:val="hybridMultilevel"/>
    <w:tmpl w:val="4990A27C"/>
    <w:lvl w:ilvl="0" w:tplc="FFFFFFF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54AB5A7D"/>
    <w:multiLevelType w:val="multilevel"/>
    <w:tmpl w:val="79C05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79E56D6"/>
    <w:multiLevelType w:val="multilevel"/>
    <w:tmpl w:val="0BE25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D11009A"/>
    <w:multiLevelType w:val="hybridMultilevel"/>
    <w:tmpl w:val="88C436B2"/>
    <w:lvl w:ilvl="0" w:tplc="0419000B">
      <w:start w:val="1"/>
      <w:numFmt w:val="bullet"/>
      <w:lvlText w:val=""/>
      <w:lvlJc w:val="left"/>
      <w:pPr>
        <w:ind w:left="151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2" w15:restartNumberingAfterBreak="0">
    <w:nsid w:val="6E080052"/>
    <w:multiLevelType w:val="hybridMultilevel"/>
    <w:tmpl w:val="6130D356"/>
    <w:lvl w:ilvl="0" w:tplc="0419000B">
      <w:start w:val="1"/>
      <w:numFmt w:val="bullet"/>
      <w:lvlText w:val=""/>
      <w:lvlJc w:val="left"/>
      <w:pPr>
        <w:ind w:left="158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num w:numId="1" w16cid:durableId="763452975">
    <w:abstractNumId w:val="7"/>
  </w:num>
  <w:num w:numId="2" w16cid:durableId="627129534">
    <w:abstractNumId w:val="3"/>
  </w:num>
  <w:num w:numId="3" w16cid:durableId="1919746470">
    <w:abstractNumId w:val="9"/>
  </w:num>
  <w:num w:numId="4" w16cid:durableId="1943300229">
    <w:abstractNumId w:val="1"/>
  </w:num>
  <w:num w:numId="5" w16cid:durableId="292365763">
    <w:abstractNumId w:val="4"/>
  </w:num>
  <w:num w:numId="6" w16cid:durableId="11107103">
    <w:abstractNumId w:val="10"/>
  </w:num>
  <w:num w:numId="7" w16cid:durableId="1907102972">
    <w:abstractNumId w:val="5"/>
  </w:num>
  <w:num w:numId="8" w16cid:durableId="1803765553">
    <w:abstractNumId w:val="12"/>
  </w:num>
  <w:num w:numId="9" w16cid:durableId="387536238">
    <w:abstractNumId w:val="2"/>
  </w:num>
  <w:num w:numId="10" w16cid:durableId="15692249">
    <w:abstractNumId w:val="11"/>
  </w:num>
  <w:num w:numId="11" w16cid:durableId="1027096520">
    <w:abstractNumId w:val="0"/>
  </w:num>
  <w:num w:numId="12" w16cid:durableId="1425951623">
    <w:abstractNumId w:val="6"/>
  </w:num>
  <w:num w:numId="13" w16cid:durableId="345253781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oris Kamolin">
    <w15:presenceInfo w15:providerId="AD" w15:userId="S::boris.kamolin@rhdhv.com::8ccbd411-3c59-4d56-9699-aff4143812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8DD"/>
    <w:rsid w:val="000018DD"/>
    <w:rsid w:val="000039B9"/>
    <w:rsid w:val="001D03D0"/>
    <w:rsid w:val="001D37C9"/>
    <w:rsid w:val="0023646E"/>
    <w:rsid w:val="003061B4"/>
    <w:rsid w:val="00512807"/>
    <w:rsid w:val="006B6760"/>
    <w:rsid w:val="00767814"/>
    <w:rsid w:val="008D4431"/>
    <w:rsid w:val="009D27FB"/>
    <w:rsid w:val="00A07B62"/>
    <w:rsid w:val="00B313DE"/>
    <w:rsid w:val="00B621F3"/>
    <w:rsid w:val="00BA6FFE"/>
    <w:rsid w:val="00BF21F8"/>
    <w:rsid w:val="00EE4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E6B6"/>
  <w15:docId w15:val="{C1CF5AB4-F5B4-4ED2-9CE2-5B5482B4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annotation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Pr>
      <w:sz w:val="20"/>
      <w:szCs w:val="20"/>
    </w:rPr>
  </w:style>
  <w:style w:type="character" w:styleId="a9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a">
    <w:name w:val="List Paragraph"/>
    <w:basedOn w:val="a"/>
    <w:uiPriority w:val="34"/>
    <w:qFormat/>
    <w:rsid w:val="001D03D0"/>
    <w:pPr>
      <w:ind w:left="720"/>
      <w:contextualSpacing/>
    </w:pPr>
  </w:style>
  <w:style w:type="paragraph" w:styleId="ab">
    <w:name w:val="Revision"/>
    <w:hidden/>
    <w:uiPriority w:val="99"/>
    <w:semiHidden/>
    <w:rsid w:val="009D27FB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1535</Words>
  <Characters>8751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Boris Kamolin</cp:lastModifiedBy>
  <cp:revision>3</cp:revision>
  <dcterms:created xsi:type="dcterms:W3CDTF">2026-02-21T11:42:00Z</dcterms:created>
  <dcterms:modified xsi:type="dcterms:W3CDTF">2026-02-21T11:52:00Z</dcterms:modified>
</cp:coreProperties>
</file>